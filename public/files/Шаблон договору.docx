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01A8E" w14:textId="53DB1FB9" w:rsidR="00095137" w:rsidRPr="00FB0AF8" w:rsidRDefault="5DA99D4E">
      <w:pPr>
        <w:pStyle w:val="LO-Normal"/>
        <w:jc w:val="center"/>
        <w:rPr>
          <w:lang w:val="ru-RU"/>
        </w:rPr>
      </w:pPr>
      <w:r w:rsidRPr="00FB0AF8">
        <w:rPr>
          <w:b/>
          <w:bCs/>
          <w:sz w:val="22"/>
          <w:szCs w:val="22"/>
          <w:lang w:val="uk-UA"/>
        </w:rPr>
        <w:t xml:space="preserve">ДОГОВІР № </w:t>
      </w:r>
      <w:r w:rsidR="004A7C8C" w:rsidRPr="004A7C8C">
        <w:rPr>
          <w:b/>
          <w:bCs/>
          <w:color w:val="5B9BD5" w:themeColor="accent5"/>
          <w:sz w:val="22"/>
          <w:szCs w:val="22"/>
          <w:lang w:val="uk-UA"/>
        </w:rPr>
        <w:t>_______</w:t>
      </w:r>
    </w:p>
    <w:p w14:paraId="32D778C1" w14:textId="77777777" w:rsidR="00095137" w:rsidRPr="00FB0AF8" w:rsidRDefault="5DA99D4E">
      <w:pPr>
        <w:pStyle w:val="LO-Normal"/>
        <w:jc w:val="center"/>
        <w:rPr>
          <w:lang w:val="ru-RU"/>
        </w:rPr>
      </w:pPr>
      <w:bookmarkStart w:id="0" w:name="_Hlk154498174"/>
      <w:r w:rsidRPr="00FB0AF8">
        <w:rPr>
          <w:b/>
          <w:bCs/>
          <w:sz w:val="22"/>
          <w:szCs w:val="22"/>
          <w:lang w:val="uk-UA"/>
        </w:rPr>
        <w:t xml:space="preserve">на </w:t>
      </w:r>
      <w:r w:rsidR="00F807C1">
        <w:rPr>
          <w:b/>
          <w:bCs/>
          <w:sz w:val="22"/>
          <w:szCs w:val="22"/>
          <w:lang w:val="uk-UA"/>
        </w:rPr>
        <w:t>поліграфічні послуги</w:t>
      </w:r>
    </w:p>
    <w:bookmarkEnd w:id="0"/>
    <w:p w14:paraId="0F4047CF" w14:textId="77777777" w:rsidR="00095137" w:rsidRPr="00FB0AF8" w:rsidRDefault="00095137">
      <w:pPr>
        <w:jc w:val="center"/>
        <w:rPr>
          <w:b/>
          <w:sz w:val="22"/>
          <w:szCs w:val="22"/>
          <w:lang w:val="uk-UA"/>
        </w:rPr>
      </w:pPr>
    </w:p>
    <w:p w14:paraId="300F9386" w14:textId="636EE55D" w:rsidR="00095137" w:rsidRPr="00FB0AF8" w:rsidRDefault="5DA99D4E">
      <w:pPr>
        <w:jc w:val="both"/>
        <w:rPr>
          <w:lang w:val="uk-UA"/>
        </w:rPr>
      </w:pPr>
      <w:r w:rsidRPr="00FB0AF8">
        <w:rPr>
          <w:sz w:val="22"/>
          <w:szCs w:val="22"/>
          <w:lang w:val="uk-UA"/>
        </w:rPr>
        <w:t>м.</w:t>
      </w:r>
      <w:r w:rsidR="00471B56" w:rsidRPr="00FB0AF8">
        <w:rPr>
          <w:sz w:val="22"/>
          <w:szCs w:val="22"/>
          <w:lang w:val="uk-UA"/>
        </w:rPr>
        <w:t xml:space="preserve"> </w:t>
      </w:r>
      <w:r w:rsidRPr="00FB0AF8">
        <w:rPr>
          <w:sz w:val="22"/>
          <w:szCs w:val="22"/>
          <w:lang w:val="uk-UA"/>
        </w:rPr>
        <w:t xml:space="preserve">Київ                                                                                                               </w:t>
      </w:r>
      <w:r w:rsidR="0085053A" w:rsidRPr="00FB0AF8">
        <w:rPr>
          <w:sz w:val="22"/>
          <w:szCs w:val="22"/>
          <w:lang w:val="uk-UA"/>
        </w:rPr>
        <w:t xml:space="preserve">        </w:t>
      </w:r>
      <w:r w:rsidRPr="00FB0AF8">
        <w:rPr>
          <w:sz w:val="22"/>
          <w:szCs w:val="22"/>
          <w:lang w:val="uk-UA"/>
        </w:rPr>
        <w:t xml:space="preserve"> </w:t>
      </w:r>
      <w:r w:rsidR="004A7C8C">
        <w:rPr>
          <w:sz w:val="22"/>
          <w:szCs w:val="22"/>
          <w:lang w:val="uk-UA"/>
        </w:rPr>
        <w:t xml:space="preserve">     </w:t>
      </w:r>
      <w:r w:rsidRPr="00FB0AF8">
        <w:rPr>
          <w:sz w:val="22"/>
          <w:szCs w:val="22"/>
          <w:lang w:val="uk-UA"/>
        </w:rPr>
        <w:t xml:space="preserve"> </w:t>
      </w:r>
      <w:r w:rsidRPr="004A7C8C">
        <w:rPr>
          <w:color w:val="000000" w:themeColor="text1"/>
          <w:sz w:val="22"/>
          <w:szCs w:val="22"/>
          <w:lang w:val="uk-UA"/>
        </w:rPr>
        <w:t>«</w:t>
      </w:r>
      <w:ins w:id="1" w:author="Findep" w:date="2024-09-09T09:52:00Z">
        <w:r w:rsidR="00113DB2" w:rsidRPr="004A7C8C">
          <w:rPr>
            <w:color w:val="000000" w:themeColor="text1"/>
            <w:sz w:val="22"/>
            <w:szCs w:val="22"/>
            <w:lang w:val="uk-UA"/>
          </w:rPr>
          <w:softHyphen/>
        </w:r>
      </w:ins>
      <w:ins w:id="2" w:author="Findep" w:date="2024-09-09T09:54:00Z">
        <w:r w:rsidR="00113DB2" w:rsidRPr="004A7C8C">
          <w:rPr>
            <w:color w:val="000000" w:themeColor="text1"/>
            <w:sz w:val="22"/>
            <w:szCs w:val="22"/>
            <w:lang w:val="uk-UA"/>
          </w:rPr>
          <w:t xml:space="preserve"> </w:t>
        </w:r>
      </w:ins>
      <w:ins w:id="3" w:author="Findep" w:date="2024-09-09T09:55:00Z">
        <w:r w:rsidR="00113DB2" w:rsidRPr="004A7C8C">
          <w:rPr>
            <w:color w:val="5B9BD5" w:themeColor="accent5"/>
            <w:sz w:val="22"/>
            <w:szCs w:val="22"/>
            <w:lang w:val="uk-UA"/>
          </w:rPr>
          <w:t>_________</w:t>
        </w:r>
      </w:ins>
      <w:ins w:id="4" w:author="Findep" w:date="2024-09-09T09:54:00Z">
        <w:r w:rsidR="00113DB2" w:rsidRPr="004A7C8C">
          <w:rPr>
            <w:color w:val="000000" w:themeColor="text1"/>
            <w:sz w:val="22"/>
            <w:szCs w:val="22"/>
            <w:lang w:val="uk-UA"/>
          </w:rPr>
          <w:t xml:space="preserve"> </w:t>
        </w:r>
      </w:ins>
      <w:ins w:id="5" w:author="Findep" w:date="2024-07-25T15:34:00Z">
        <w:r w:rsidR="00ED09C0" w:rsidRPr="004A7C8C">
          <w:rPr>
            <w:color w:val="000000" w:themeColor="text1"/>
            <w:sz w:val="22"/>
            <w:szCs w:val="22"/>
            <w:lang w:val="uk-UA"/>
          </w:rPr>
          <w:t>2024 р.</w:t>
        </w:r>
      </w:ins>
      <w:r w:rsidR="004A7C8C" w:rsidRPr="004A7C8C">
        <w:rPr>
          <w:color w:val="000000" w:themeColor="text1"/>
          <w:sz w:val="22"/>
          <w:szCs w:val="22"/>
          <w:lang w:val="uk-UA"/>
        </w:rPr>
        <w:t>»</w:t>
      </w:r>
    </w:p>
    <w:p w14:paraId="609B4A2A" w14:textId="77777777" w:rsidR="00095137" w:rsidRPr="00FB0AF8" w:rsidRDefault="002B71B2">
      <w:pPr>
        <w:jc w:val="both"/>
        <w:rPr>
          <w:lang w:val="uk-UA"/>
        </w:rPr>
      </w:pPr>
      <w:r w:rsidRPr="00FB0AF8">
        <w:rPr>
          <w:sz w:val="22"/>
          <w:szCs w:val="22"/>
          <w:lang w:val="uk-UA"/>
        </w:rPr>
        <w:t xml:space="preserve">    </w:t>
      </w:r>
    </w:p>
    <w:p w14:paraId="027D38E8" w14:textId="6CACA8B5" w:rsidR="00095137" w:rsidRPr="00FB0AF8" w:rsidRDefault="004A7C8C">
      <w:pPr>
        <w:pStyle w:val="Style3"/>
        <w:widowControl/>
        <w:spacing w:line="240" w:lineRule="auto"/>
        <w:ind w:firstLine="709"/>
        <w:rPr>
          <w:lang w:val="uk-UA"/>
        </w:rPr>
      </w:pPr>
      <w:bookmarkStart w:id="6" w:name="_Hlk154497634"/>
      <w:r w:rsidRPr="004A7C8C">
        <w:rPr>
          <w:color w:val="4472C4" w:themeColor="accent1"/>
          <w:sz w:val="22"/>
          <w:szCs w:val="22"/>
          <w:lang w:val="uk-UA"/>
        </w:rPr>
        <w:t>_________________________________________________________________________________</w:t>
      </w:r>
      <w:r w:rsidR="000A70B5" w:rsidRPr="000A70B5">
        <w:rPr>
          <w:sz w:val="22"/>
          <w:szCs w:val="22"/>
          <w:lang w:val="uk-UA"/>
        </w:rPr>
        <w:t xml:space="preserve"> (надалі іменується "</w:t>
      </w:r>
      <w:r>
        <w:rPr>
          <w:sz w:val="22"/>
          <w:szCs w:val="22"/>
          <w:lang w:val="uk-UA"/>
        </w:rPr>
        <w:t>Виконавець</w:t>
      </w:r>
      <w:r w:rsidR="000A70B5" w:rsidRPr="000A70B5">
        <w:rPr>
          <w:sz w:val="22"/>
          <w:szCs w:val="22"/>
          <w:lang w:val="uk-UA"/>
        </w:rPr>
        <w:t xml:space="preserve">") який діє на підставі </w:t>
      </w:r>
      <w:r w:rsidRPr="004A7C8C">
        <w:rPr>
          <w:color w:val="4472C4" w:themeColor="accent1"/>
          <w:sz w:val="22"/>
          <w:szCs w:val="22"/>
          <w:lang w:val="uk-UA"/>
        </w:rPr>
        <w:t>__________________________</w:t>
      </w:r>
      <w:r w:rsidR="000A70B5" w:rsidRPr="000A70B5">
        <w:rPr>
          <w:sz w:val="22"/>
          <w:szCs w:val="22"/>
          <w:lang w:val="uk-UA"/>
        </w:rPr>
        <w:t>,з однієї Сторони</w:t>
      </w:r>
      <w:r w:rsidR="5DA99D4E" w:rsidRPr="00FB0AF8">
        <w:rPr>
          <w:sz w:val="22"/>
          <w:szCs w:val="22"/>
          <w:lang w:val="uk-UA"/>
        </w:rPr>
        <w:t>, і</w:t>
      </w:r>
      <w:r>
        <w:rPr>
          <w:sz w:val="22"/>
          <w:szCs w:val="22"/>
          <w:lang w:val="uk-UA"/>
        </w:rPr>
        <w:t xml:space="preserve"> </w:t>
      </w:r>
      <w:r w:rsidRPr="004A7C8C">
        <w:rPr>
          <w:b/>
          <w:bCs/>
          <w:color w:val="FF0000"/>
          <w:sz w:val="22"/>
          <w:szCs w:val="22"/>
          <w:lang w:val="uk-UA"/>
        </w:rPr>
        <w:t>____________________________________________________________</w:t>
      </w:r>
      <w:r>
        <w:rPr>
          <w:b/>
          <w:bCs/>
          <w:sz w:val="22"/>
          <w:szCs w:val="22"/>
          <w:lang w:val="uk-UA"/>
        </w:rPr>
        <w:t xml:space="preserve"> (</w:t>
      </w:r>
      <w:r w:rsidR="5DA99D4E" w:rsidRPr="00FB0AF8">
        <w:rPr>
          <w:sz w:val="22"/>
          <w:szCs w:val="22"/>
          <w:lang w:val="uk-UA"/>
        </w:rPr>
        <w:t xml:space="preserve">далі по тексту – «Замовник»), </w:t>
      </w:r>
      <w:r w:rsidR="001141EA" w:rsidRPr="00FB0AF8">
        <w:rPr>
          <w:sz w:val="22"/>
          <w:szCs w:val="22"/>
          <w:lang w:val="uk-UA"/>
        </w:rPr>
        <w:t xml:space="preserve">в особі </w:t>
      </w:r>
      <w:r w:rsidRPr="004A7C8C">
        <w:rPr>
          <w:color w:val="FF0000"/>
          <w:sz w:val="22"/>
          <w:szCs w:val="22"/>
          <w:lang w:val="uk-UA"/>
        </w:rPr>
        <w:t>____________________</w:t>
      </w:r>
      <w:r w:rsidR="5DA99D4E" w:rsidRPr="00FB0AF8">
        <w:rPr>
          <w:sz w:val="22"/>
          <w:szCs w:val="22"/>
          <w:lang w:val="uk-UA"/>
        </w:rPr>
        <w:t>, як</w:t>
      </w:r>
      <w:r>
        <w:rPr>
          <w:sz w:val="22"/>
          <w:szCs w:val="22"/>
          <w:lang w:val="uk-UA"/>
        </w:rPr>
        <w:t>ий</w:t>
      </w:r>
      <w:r w:rsidR="5DA99D4E" w:rsidRPr="00FB0AF8">
        <w:rPr>
          <w:sz w:val="22"/>
          <w:szCs w:val="22"/>
          <w:lang w:val="uk-UA"/>
        </w:rPr>
        <w:t xml:space="preserve"> діє на підставі </w:t>
      </w:r>
      <w:r w:rsidRPr="004A7C8C">
        <w:rPr>
          <w:color w:val="FF0000"/>
          <w:sz w:val="22"/>
          <w:szCs w:val="22"/>
          <w:lang w:val="uk-UA"/>
        </w:rPr>
        <w:t>____________________________</w:t>
      </w:r>
      <w:r w:rsidR="5DA99D4E" w:rsidRPr="00FB0AF8">
        <w:rPr>
          <w:sz w:val="22"/>
          <w:szCs w:val="22"/>
          <w:lang w:val="uk-UA"/>
        </w:rPr>
        <w:t>, з іншої сторони, а кожна окремо – «Сторона», уклали даний Договір на виготовлення поліграфічної продукції (надалі іменується  «Договір») про наступне:</w:t>
      </w:r>
    </w:p>
    <w:bookmarkEnd w:id="6"/>
    <w:p w14:paraId="18FCC86B" w14:textId="77777777" w:rsidR="00095137" w:rsidRPr="00FB0AF8" w:rsidRDefault="00095137">
      <w:pPr>
        <w:pStyle w:val="Style3"/>
        <w:widowControl/>
        <w:spacing w:line="240" w:lineRule="auto"/>
        <w:ind w:firstLine="709"/>
        <w:rPr>
          <w:sz w:val="22"/>
          <w:szCs w:val="22"/>
          <w:lang w:val="uk-UA"/>
        </w:rPr>
      </w:pPr>
    </w:p>
    <w:p w14:paraId="34A163D3" w14:textId="77777777" w:rsidR="00095137" w:rsidRPr="00FB0AF8" w:rsidRDefault="5DA99D4E">
      <w:pPr>
        <w:pStyle w:val="Style10"/>
        <w:widowControl/>
        <w:jc w:val="center"/>
        <w:rPr>
          <w:b/>
          <w:bCs/>
          <w:sz w:val="22"/>
          <w:szCs w:val="22"/>
          <w:lang w:val="uk-UA" w:eastAsia="uk-UA"/>
        </w:rPr>
      </w:pPr>
      <w:r w:rsidRPr="00FB0AF8">
        <w:rPr>
          <w:b/>
          <w:bCs/>
          <w:sz w:val="22"/>
          <w:szCs w:val="22"/>
          <w:lang w:val="uk-UA" w:eastAsia="uk-UA"/>
        </w:rPr>
        <w:t>1 ПРЕДМЕТ ДОГОВОРУ</w:t>
      </w:r>
    </w:p>
    <w:p w14:paraId="2E7F73EA" w14:textId="77777777" w:rsidR="00C73FFC" w:rsidRPr="00FB0AF8" w:rsidRDefault="00C73FFC">
      <w:pPr>
        <w:pStyle w:val="Style10"/>
        <w:widowControl/>
        <w:jc w:val="center"/>
      </w:pPr>
    </w:p>
    <w:p w14:paraId="6A8E9ED0" w14:textId="77777777" w:rsidR="00095137" w:rsidRPr="00FB0AF8" w:rsidRDefault="5DA99D4E">
      <w:pPr>
        <w:pStyle w:val="Style3"/>
        <w:widowControl/>
        <w:tabs>
          <w:tab w:val="left" w:leader="underscore" w:pos="4882"/>
        </w:tabs>
        <w:spacing w:line="240" w:lineRule="auto"/>
        <w:ind w:firstLine="709"/>
      </w:pPr>
      <w:r w:rsidRPr="00FB0AF8">
        <w:rPr>
          <w:sz w:val="22"/>
          <w:szCs w:val="22"/>
          <w:lang w:val="uk-UA"/>
        </w:rPr>
        <w:t xml:space="preserve">1.1 У відповідності з даним Договором Виконавець зобов’язується виготовити поліграфічну продукцію із свого матеріалу (далі – продукція), згідно макетів, </w:t>
      </w:r>
      <w:r w:rsidR="006C34E8" w:rsidRPr="00FB0AF8">
        <w:rPr>
          <w:sz w:val="22"/>
          <w:szCs w:val="22"/>
          <w:lang w:val="uk-UA"/>
        </w:rPr>
        <w:t xml:space="preserve">наданих Замовником або </w:t>
      </w:r>
      <w:r w:rsidRPr="00FB0AF8">
        <w:rPr>
          <w:sz w:val="22"/>
          <w:szCs w:val="22"/>
          <w:lang w:val="uk-UA"/>
        </w:rPr>
        <w:t>розроблених Виконавцем та погоджених Замовником</w:t>
      </w:r>
      <w:r w:rsidR="00C903DB" w:rsidRPr="00FB0AF8">
        <w:rPr>
          <w:sz w:val="22"/>
          <w:szCs w:val="22"/>
          <w:lang w:val="uk-UA"/>
        </w:rPr>
        <w:t xml:space="preserve">, </w:t>
      </w:r>
      <w:r w:rsidRPr="00FB0AF8">
        <w:rPr>
          <w:sz w:val="22"/>
          <w:szCs w:val="22"/>
          <w:lang w:val="uk-UA"/>
        </w:rPr>
        <w:t xml:space="preserve"> по цінам і в строки, передбачені даним Договором.</w:t>
      </w:r>
    </w:p>
    <w:p w14:paraId="7C6F8459" w14:textId="77777777" w:rsidR="00095137" w:rsidRPr="00FB0AF8" w:rsidRDefault="00095137">
      <w:pPr>
        <w:ind w:firstLine="709"/>
        <w:jc w:val="both"/>
        <w:rPr>
          <w:bCs/>
          <w:sz w:val="22"/>
          <w:szCs w:val="22"/>
          <w:lang w:val="uk-UA" w:eastAsia="uk-UA"/>
        </w:rPr>
      </w:pPr>
    </w:p>
    <w:p w14:paraId="5D355506" w14:textId="77777777" w:rsidR="00095137" w:rsidRPr="00FB0AF8" w:rsidRDefault="5DA99D4E">
      <w:pPr>
        <w:jc w:val="center"/>
        <w:rPr>
          <w:b/>
          <w:bCs/>
          <w:sz w:val="22"/>
          <w:szCs w:val="22"/>
          <w:lang w:val="uk-UA" w:eastAsia="uk-UA"/>
        </w:rPr>
      </w:pPr>
      <w:r w:rsidRPr="00FB0AF8">
        <w:rPr>
          <w:b/>
          <w:bCs/>
          <w:sz w:val="22"/>
          <w:szCs w:val="22"/>
          <w:lang w:val="uk-UA" w:eastAsia="uk-UA"/>
        </w:rPr>
        <w:t>2 ЦІНА (ВАРТІСТЬ) ТА ПОРЯДОК РОЗРАХУНКІВ</w:t>
      </w:r>
    </w:p>
    <w:p w14:paraId="620BA969" w14:textId="77777777" w:rsidR="00C73FFC" w:rsidRPr="00FB0AF8" w:rsidRDefault="00C73FFC">
      <w:pPr>
        <w:jc w:val="center"/>
      </w:pPr>
    </w:p>
    <w:p w14:paraId="746F0000" w14:textId="77777777" w:rsidR="00095137" w:rsidRPr="00FB0AF8" w:rsidRDefault="5DA99D4E">
      <w:pPr>
        <w:pStyle w:val="Style9"/>
        <w:widowControl/>
        <w:spacing w:line="240" w:lineRule="auto"/>
        <w:ind w:firstLine="709"/>
        <w:jc w:val="both"/>
      </w:pPr>
      <w:r w:rsidRPr="00FB0AF8">
        <w:rPr>
          <w:sz w:val="22"/>
          <w:szCs w:val="22"/>
          <w:lang w:val="uk-UA" w:eastAsia="uk-UA"/>
        </w:rPr>
        <w:t>2.1. Оплата Продукції Замовником здійснюється за ціною, що зазначена у рахунку-фактурі.</w:t>
      </w:r>
    </w:p>
    <w:p w14:paraId="615FFE8D" w14:textId="77777777" w:rsidR="00095137" w:rsidRPr="00FB0AF8" w:rsidRDefault="5DA99D4E">
      <w:pPr>
        <w:pStyle w:val="Style9"/>
        <w:widowControl/>
        <w:spacing w:line="240" w:lineRule="auto"/>
        <w:ind w:firstLine="709"/>
        <w:jc w:val="both"/>
      </w:pPr>
      <w:r w:rsidRPr="00FB0AF8">
        <w:rPr>
          <w:sz w:val="22"/>
          <w:szCs w:val="22"/>
          <w:lang w:val="uk-UA" w:eastAsia="uk-UA"/>
        </w:rPr>
        <w:t>2.2 Усі розрахунки між Сторонами по даному Договору здійснюються у наступному порядку:</w:t>
      </w:r>
    </w:p>
    <w:p w14:paraId="3AB55F7C" w14:textId="77777777" w:rsidR="00095137" w:rsidRPr="00FB0AF8" w:rsidRDefault="5DA99D4E">
      <w:pPr>
        <w:pStyle w:val="Style9"/>
        <w:widowControl/>
        <w:spacing w:line="240" w:lineRule="auto"/>
        <w:ind w:firstLine="709"/>
        <w:jc w:val="both"/>
      </w:pPr>
      <w:r w:rsidRPr="00FB0AF8">
        <w:rPr>
          <w:sz w:val="22"/>
          <w:szCs w:val="22"/>
          <w:lang w:val="uk-UA" w:eastAsia="uk-UA"/>
        </w:rPr>
        <w:t xml:space="preserve">2.2.1 Замовник оплачує Виконавцю протягом </w:t>
      </w:r>
      <w:r w:rsidR="00B5691B" w:rsidRPr="00FB0AF8">
        <w:rPr>
          <w:sz w:val="22"/>
          <w:szCs w:val="22"/>
          <w:lang w:val="uk-UA" w:eastAsia="uk-UA"/>
        </w:rPr>
        <w:t>5</w:t>
      </w:r>
      <w:r w:rsidRPr="00FB0AF8">
        <w:rPr>
          <w:sz w:val="22"/>
          <w:szCs w:val="22"/>
          <w:lang w:val="uk-UA" w:eastAsia="uk-UA"/>
        </w:rPr>
        <w:t xml:space="preserve"> (</w:t>
      </w:r>
      <w:r w:rsidR="00B5691B" w:rsidRPr="00FB0AF8">
        <w:rPr>
          <w:sz w:val="22"/>
          <w:szCs w:val="22"/>
          <w:lang w:val="uk-UA" w:eastAsia="uk-UA"/>
        </w:rPr>
        <w:t>п</w:t>
      </w:r>
      <w:r w:rsidR="00B5691B" w:rsidRPr="00FB0AF8">
        <w:rPr>
          <w:sz w:val="22"/>
          <w:szCs w:val="22"/>
          <w:lang w:eastAsia="uk-UA"/>
        </w:rPr>
        <w:t>`</w:t>
      </w:r>
      <w:r w:rsidR="00B5691B" w:rsidRPr="00FB0AF8">
        <w:rPr>
          <w:sz w:val="22"/>
          <w:szCs w:val="22"/>
          <w:lang w:val="uk-UA" w:eastAsia="uk-UA"/>
        </w:rPr>
        <w:t>яти</w:t>
      </w:r>
      <w:r w:rsidRPr="00FB0AF8">
        <w:rPr>
          <w:sz w:val="22"/>
          <w:szCs w:val="22"/>
          <w:lang w:val="uk-UA" w:eastAsia="uk-UA"/>
        </w:rPr>
        <w:t>) банківських днів з моменту отримання від Виконавця рахунку-фактури на оплату по даному Договору.</w:t>
      </w:r>
    </w:p>
    <w:p w14:paraId="5B1CDFFA" w14:textId="77777777" w:rsidR="00095137" w:rsidRPr="00FB0AF8" w:rsidRDefault="5DA99D4E">
      <w:pPr>
        <w:pStyle w:val="Style9"/>
        <w:widowControl/>
        <w:spacing w:line="240" w:lineRule="auto"/>
        <w:ind w:firstLine="709"/>
        <w:jc w:val="both"/>
      </w:pPr>
      <w:r w:rsidRPr="00FB0AF8">
        <w:rPr>
          <w:sz w:val="22"/>
          <w:szCs w:val="22"/>
          <w:lang w:val="uk-UA" w:eastAsia="uk-UA"/>
        </w:rPr>
        <w:t>2.2.2 Оплата вартості Продукції здійснюється в гривнях на підставі рахунку-фактури, що є невід’ємною частиною Договору.</w:t>
      </w:r>
    </w:p>
    <w:p w14:paraId="7DC9620B" w14:textId="77777777" w:rsidR="00095137" w:rsidRPr="00FB0AF8" w:rsidRDefault="5DA99D4E">
      <w:pPr>
        <w:pStyle w:val="Style9"/>
        <w:widowControl/>
        <w:spacing w:line="240" w:lineRule="auto"/>
        <w:ind w:firstLine="709"/>
        <w:jc w:val="both"/>
      </w:pPr>
      <w:r w:rsidRPr="00FB0AF8">
        <w:rPr>
          <w:sz w:val="22"/>
          <w:szCs w:val="22"/>
          <w:lang w:val="uk-UA" w:eastAsia="uk-UA"/>
        </w:rPr>
        <w:t>2.2.3 Форма рахунку за Продукцію здійснюється в безготівковій формі, шляхом перерахування коштів (вартості Продукції) на поточний рахунок Виконавця.</w:t>
      </w:r>
    </w:p>
    <w:p w14:paraId="31C3333D" w14:textId="77777777" w:rsidR="00095137" w:rsidRPr="00FB0AF8" w:rsidRDefault="5DA99D4E">
      <w:pPr>
        <w:pStyle w:val="Style9"/>
        <w:widowControl/>
        <w:spacing w:line="240" w:lineRule="auto"/>
        <w:ind w:firstLine="709"/>
        <w:jc w:val="both"/>
      </w:pPr>
      <w:r w:rsidRPr="00FB0AF8">
        <w:rPr>
          <w:sz w:val="22"/>
          <w:szCs w:val="22"/>
          <w:lang w:val="uk-UA" w:eastAsia="uk-UA"/>
        </w:rPr>
        <w:t>2.3 Датою оплати вважається дата</w:t>
      </w:r>
      <w:r w:rsidR="005A1DC3" w:rsidRPr="00FB0AF8">
        <w:rPr>
          <w:sz w:val="22"/>
          <w:szCs w:val="22"/>
          <w:lang w:val="uk-UA" w:eastAsia="uk-UA"/>
        </w:rPr>
        <w:t xml:space="preserve"> отримання</w:t>
      </w:r>
      <w:r w:rsidRPr="00FB0AF8">
        <w:rPr>
          <w:sz w:val="22"/>
          <w:szCs w:val="22"/>
          <w:lang w:val="uk-UA" w:eastAsia="uk-UA"/>
        </w:rPr>
        <w:t xml:space="preserve"> </w:t>
      </w:r>
      <w:r w:rsidR="005A1DC3" w:rsidRPr="00FB0AF8">
        <w:rPr>
          <w:sz w:val="22"/>
          <w:szCs w:val="22"/>
          <w:lang w:val="uk-UA" w:eastAsia="uk-UA"/>
        </w:rPr>
        <w:t xml:space="preserve">Виконавцем </w:t>
      </w:r>
      <w:r w:rsidRPr="00FB0AF8">
        <w:rPr>
          <w:sz w:val="22"/>
          <w:szCs w:val="22"/>
          <w:lang w:val="uk-UA" w:eastAsia="uk-UA"/>
        </w:rPr>
        <w:t xml:space="preserve"> грошових коштів на поточний рахунок Виконавця.</w:t>
      </w:r>
    </w:p>
    <w:p w14:paraId="28916CB9" w14:textId="77777777" w:rsidR="00095137" w:rsidRPr="00FB0AF8" w:rsidRDefault="5DA99D4E">
      <w:pPr>
        <w:pStyle w:val="Style9"/>
        <w:widowControl/>
        <w:spacing w:line="240" w:lineRule="auto"/>
        <w:ind w:firstLine="709"/>
        <w:jc w:val="both"/>
      </w:pPr>
      <w:r w:rsidRPr="00FB0AF8">
        <w:rPr>
          <w:sz w:val="22"/>
          <w:szCs w:val="22"/>
          <w:lang w:val="uk-UA" w:eastAsia="uk-UA"/>
        </w:rPr>
        <w:t>2.4 Порядок і форма розрахунків по даному Договору можуть бути змінені Сторонами шляхом укладання додаткової угоди до даного Договору.</w:t>
      </w:r>
    </w:p>
    <w:p w14:paraId="6E04CC92" w14:textId="77777777" w:rsidR="00095137" w:rsidRPr="00FB0AF8" w:rsidRDefault="00095137">
      <w:pPr>
        <w:pStyle w:val="Style9"/>
        <w:widowControl/>
        <w:spacing w:line="240" w:lineRule="auto"/>
        <w:ind w:firstLine="709"/>
        <w:jc w:val="both"/>
        <w:rPr>
          <w:sz w:val="22"/>
          <w:szCs w:val="22"/>
          <w:lang w:val="uk-UA" w:eastAsia="uk-UA"/>
        </w:rPr>
      </w:pPr>
    </w:p>
    <w:p w14:paraId="4928F54C" w14:textId="77777777" w:rsidR="00095137" w:rsidRPr="00FB0AF8" w:rsidRDefault="5DA99D4E">
      <w:pPr>
        <w:pStyle w:val="Style10"/>
        <w:widowControl/>
        <w:jc w:val="center"/>
        <w:rPr>
          <w:b/>
          <w:bCs/>
          <w:sz w:val="22"/>
          <w:szCs w:val="22"/>
          <w:lang w:val="uk-UA" w:eastAsia="uk-UA"/>
        </w:rPr>
      </w:pPr>
      <w:r w:rsidRPr="00FB0AF8">
        <w:rPr>
          <w:b/>
          <w:bCs/>
          <w:sz w:val="22"/>
          <w:szCs w:val="22"/>
          <w:lang w:val="uk-UA" w:eastAsia="uk-UA"/>
        </w:rPr>
        <w:t>3 УМОВИ ВИКОНАННЯ</w:t>
      </w:r>
    </w:p>
    <w:p w14:paraId="435752FB" w14:textId="77777777" w:rsidR="00C73FFC" w:rsidRPr="00FB0AF8" w:rsidRDefault="00C73FFC">
      <w:pPr>
        <w:pStyle w:val="Style10"/>
        <w:widowControl/>
        <w:jc w:val="center"/>
      </w:pPr>
    </w:p>
    <w:p w14:paraId="08173005" w14:textId="77777777" w:rsidR="00095137" w:rsidRPr="00FB0AF8" w:rsidRDefault="5DA99D4E">
      <w:pPr>
        <w:pStyle w:val="a8"/>
        <w:ind w:right="0"/>
      </w:pPr>
      <w:r w:rsidRPr="00FB0AF8">
        <w:rPr>
          <w:color w:val="000000" w:themeColor="text1"/>
          <w:sz w:val="22"/>
          <w:szCs w:val="22"/>
          <w:lang w:val="uk-UA" w:eastAsia="uk-UA"/>
        </w:rPr>
        <w:t>3.1 Виконавець не має права використовувати отримані від Замовника матеріали та інформацію (макети) в інших цілях, окрім виготовлення Продукції Замовнику, зазначених у п. 1.1 даного Договору.</w:t>
      </w:r>
    </w:p>
    <w:p w14:paraId="7C99D235" w14:textId="77777777" w:rsidR="00095137" w:rsidRPr="00FB0AF8" w:rsidRDefault="5DA99D4E">
      <w:pPr>
        <w:pStyle w:val="a8"/>
        <w:ind w:right="0"/>
      </w:pPr>
      <w:r w:rsidRPr="00FB0AF8">
        <w:rPr>
          <w:color w:val="000000" w:themeColor="text1"/>
          <w:sz w:val="22"/>
          <w:szCs w:val="22"/>
          <w:lang w:val="uk-UA" w:eastAsia="uk-UA"/>
        </w:rPr>
        <w:t>3.2 Передача Продукції здійснюється на підставі видаткової накладної.</w:t>
      </w:r>
    </w:p>
    <w:p w14:paraId="34222368" w14:textId="77777777" w:rsidR="00866FD8" w:rsidRDefault="5DA99D4E" w:rsidP="00866FD8">
      <w:pPr>
        <w:ind w:firstLine="709"/>
        <w:jc w:val="both"/>
        <w:rPr>
          <w:sz w:val="22"/>
          <w:szCs w:val="22"/>
          <w:lang w:val="uk-UA"/>
        </w:rPr>
      </w:pPr>
      <w:r w:rsidRPr="00FB0AF8">
        <w:rPr>
          <w:sz w:val="22"/>
          <w:szCs w:val="22"/>
          <w:lang w:val="uk-UA" w:eastAsia="uk-UA"/>
        </w:rPr>
        <w:t xml:space="preserve">3.3 </w:t>
      </w:r>
      <w:r w:rsidRPr="00FB0AF8">
        <w:rPr>
          <w:sz w:val="22"/>
          <w:szCs w:val="22"/>
          <w:lang w:val="uk-UA"/>
        </w:rPr>
        <w:t>Права власності на Продукцію переходять Замовнику з моменту підписання накладної (акту) приймання-передачі Продукції.</w:t>
      </w:r>
      <w:r w:rsidR="00866FD8" w:rsidRPr="00866FD8">
        <w:rPr>
          <w:sz w:val="22"/>
          <w:szCs w:val="22"/>
          <w:lang w:val="uk-UA"/>
        </w:rPr>
        <w:t xml:space="preserve">  </w:t>
      </w:r>
    </w:p>
    <w:p w14:paraId="1CB512D7" w14:textId="77777777" w:rsidR="00866FD8" w:rsidRPr="00866FD8" w:rsidRDefault="00866FD8" w:rsidP="00866FD8">
      <w:pPr>
        <w:ind w:firstLine="709"/>
        <w:jc w:val="both"/>
        <w:rPr>
          <w:sz w:val="22"/>
          <w:szCs w:val="22"/>
          <w:lang w:val="uk-UA"/>
        </w:rPr>
      </w:pPr>
      <w:r>
        <w:rPr>
          <w:sz w:val="22"/>
          <w:szCs w:val="22"/>
          <w:lang w:val="uk-UA"/>
        </w:rPr>
        <w:t>3.4</w:t>
      </w:r>
      <w:r w:rsidRPr="00866FD8">
        <w:rPr>
          <w:sz w:val="22"/>
          <w:szCs w:val="22"/>
          <w:lang w:val="uk-UA"/>
        </w:rPr>
        <w:t xml:space="preserve"> На підставі ст. 6, 207, 627 Цивільного кодексу України, Законів України «Про електронні документи та електронний документообіг» від 22 травня 2003 року N 851-IV, «Про електронний цифровий підпис» від 22 травня 2003 року N 852-IV, «Про бухгалтерський облік та фінансову звітність в Україні» від  16 липня 1999 № 996-XIV.</w:t>
      </w:r>
    </w:p>
    <w:p w14:paraId="69A09593" w14:textId="267C0A4A" w:rsidR="00866FD8" w:rsidRPr="00866FD8" w:rsidRDefault="00866FD8" w:rsidP="00866FD8">
      <w:pPr>
        <w:ind w:firstLine="709"/>
        <w:jc w:val="both"/>
        <w:rPr>
          <w:sz w:val="22"/>
          <w:szCs w:val="22"/>
          <w:lang w:val="uk-UA"/>
        </w:rPr>
      </w:pPr>
      <w:r w:rsidRPr="00866FD8">
        <w:rPr>
          <w:sz w:val="22"/>
          <w:szCs w:val="22"/>
          <w:lang w:val="uk-UA"/>
        </w:rPr>
        <w:t xml:space="preserve"> Впродовж строку дії Договору Сторони мають право складати та обмінюватись  первинними обліковими документами у електронній формі </w:t>
      </w:r>
      <w:r>
        <w:rPr>
          <w:sz w:val="22"/>
          <w:szCs w:val="22"/>
          <w:lang w:val="uk-UA"/>
        </w:rPr>
        <w:t>використовуючи програму</w:t>
      </w:r>
      <w:r w:rsidR="004A7C8C">
        <w:rPr>
          <w:sz w:val="22"/>
          <w:szCs w:val="22"/>
          <w:lang w:val="uk-UA"/>
        </w:rPr>
        <w:t xml:space="preserve"> </w:t>
      </w:r>
      <w:r w:rsidR="004A7C8C" w:rsidRPr="004A7C8C">
        <w:rPr>
          <w:color w:val="FF0000"/>
          <w:sz w:val="22"/>
          <w:szCs w:val="22"/>
          <w:lang w:val="uk-UA"/>
        </w:rPr>
        <w:t>________________________</w:t>
      </w:r>
      <w:r w:rsidR="004A7C8C">
        <w:rPr>
          <w:sz w:val="22"/>
          <w:szCs w:val="22"/>
          <w:lang w:val="uk-UA"/>
        </w:rPr>
        <w:t xml:space="preserve"> </w:t>
      </w:r>
      <w:r w:rsidRPr="00866FD8">
        <w:rPr>
          <w:sz w:val="22"/>
          <w:szCs w:val="22"/>
          <w:lang w:val="uk-UA"/>
        </w:rPr>
        <w:t>з використанням електронного цифрового підпису відповідно до норм чинного законодавства України.</w:t>
      </w:r>
    </w:p>
    <w:p w14:paraId="50970F94" w14:textId="77777777" w:rsidR="00095137" w:rsidRPr="00FB0AF8" w:rsidRDefault="00866FD8" w:rsidP="00866FD8">
      <w:pPr>
        <w:ind w:firstLine="709"/>
        <w:jc w:val="both"/>
      </w:pPr>
      <w:r w:rsidRPr="00866FD8">
        <w:rPr>
          <w:sz w:val="22"/>
          <w:szCs w:val="22"/>
          <w:lang w:val="uk-UA"/>
        </w:rPr>
        <w:t xml:space="preserve"> Сторони визнають, що первинний обліковий документ складений у електронній формі має таку ж юридичну силу, що й первинний обліковий документ складений у письмовій формі. При цьому у разі надходження Стороні належним чином оформленого первинного облікового документа у електронній формі, вона не вимагатиме надсилання цього ж документа у письмовій формі</w:t>
      </w:r>
    </w:p>
    <w:p w14:paraId="4E3D7F2D" w14:textId="77777777" w:rsidR="00095137" w:rsidRPr="00FB0AF8" w:rsidRDefault="5DA99D4E">
      <w:pPr>
        <w:ind w:firstLine="741"/>
        <w:jc w:val="both"/>
        <w:rPr>
          <w:lang w:val="uk-UA"/>
        </w:rPr>
      </w:pPr>
      <w:r w:rsidRPr="00FB0AF8">
        <w:rPr>
          <w:sz w:val="22"/>
          <w:szCs w:val="22"/>
          <w:lang w:val="uk-UA"/>
        </w:rPr>
        <w:t>3</w:t>
      </w:r>
      <w:r w:rsidR="00866FD8">
        <w:rPr>
          <w:sz w:val="22"/>
          <w:szCs w:val="22"/>
          <w:lang w:val="uk-UA"/>
        </w:rPr>
        <w:t>.5</w:t>
      </w:r>
      <w:r w:rsidRPr="00FB0AF8">
        <w:rPr>
          <w:sz w:val="22"/>
          <w:szCs w:val="22"/>
          <w:lang w:val="uk-UA"/>
        </w:rPr>
        <w:t xml:space="preserve"> Виконавець зобов'язується виконати та передати Замовнику Продукцію, згідно п. 1.1 даного Договору не пізніше 10 (десяти) робочих днів з моменту здійснення оплати (вартості) Продукції.</w:t>
      </w:r>
      <w:r w:rsidR="00677015" w:rsidRPr="00FB0AF8">
        <w:rPr>
          <w:sz w:val="22"/>
          <w:szCs w:val="22"/>
          <w:lang w:val="uk-UA"/>
        </w:rPr>
        <w:t xml:space="preserve"> Строки виконання та передачі продукції можуть бути збільшені у разі технологічної необхідності більшого часу для виготовлення продукції, про що Замовник інформується заздалегідь.</w:t>
      </w:r>
    </w:p>
    <w:p w14:paraId="2844B618" w14:textId="77777777" w:rsidR="00095137" w:rsidRPr="00FB0AF8" w:rsidRDefault="5DA99D4E">
      <w:pPr>
        <w:ind w:firstLine="741"/>
        <w:jc w:val="both"/>
        <w:rPr>
          <w:lang w:val="uk-UA"/>
        </w:rPr>
      </w:pPr>
      <w:r w:rsidRPr="00FB0AF8">
        <w:rPr>
          <w:sz w:val="22"/>
          <w:szCs w:val="22"/>
          <w:lang w:val="uk-UA"/>
        </w:rPr>
        <w:t>3.</w:t>
      </w:r>
      <w:r w:rsidR="00866FD8">
        <w:rPr>
          <w:sz w:val="22"/>
          <w:szCs w:val="22"/>
          <w:lang w:val="uk-UA"/>
        </w:rPr>
        <w:t>6</w:t>
      </w:r>
      <w:r w:rsidRPr="00FB0AF8">
        <w:rPr>
          <w:sz w:val="22"/>
          <w:szCs w:val="22"/>
          <w:lang w:val="uk-UA"/>
        </w:rPr>
        <w:t xml:space="preserve"> Виконавець зобов'язується попередити Замовника і призупинити виготовлення Продукції при виявлені непридатності, недоброякісності або інших не залежних від нього обставин, що </w:t>
      </w:r>
      <w:r w:rsidRPr="00FB0AF8">
        <w:rPr>
          <w:sz w:val="22"/>
          <w:szCs w:val="22"/>
          <w:lang w:val="uk-UA"/>
        </w:rPr>
        <w:lastRenderedPageBreak/>
        <w:t>стосуються оригінальних матеріалів, макетів тощо, що можуть вплинути на якість чи придатність Продукції.</w:t>
      </w:r>
    </w:p>
    <w:p w14:paraId="6F0A7AE7" w14:textId="77777777" w:rsidR="00095137" w:rsidRPr="00FB0AF8" w:rsidRDefault="5DA99D4E">
      <w:pPr>
        <w:ind w:firstLine="741"/>
        <w:jc w:val="both"/>
      </w:pPr>
      <w:r w:rsidRPr="00FB0AF8">
        <w:rPr>
          <w:sz w:val="22"/>
          <w:szCs w:val="22"/>
          <w:lang w:val="uk-UA"/>
        </w:rPr>
        <w:t>3.</w:t>
      </w:r>
      <w:r w:rsidR="00866FD8">
        <w:rPr>
          <w:sz w:val="22"/>
          <w:szCs w:val="22"/>
          <w:lang w:val="uk-UA"/>
        </w:rPr>
        <w:t>7</w:t>
      </w:r>
      <w:r w:rsidRPr="00FB0AF8">
        <w:rPr>
          <w:sz w:val="22"/>
          <w:szCs w:val="22"/>
          <w:lang w:val="uk-UA"/>
        </w:rPr>
        <w:t xml:space="preserve"> При відсутності макету Замовник зобов’язаний надати ескіз і опис продукції, а потім затвердити виготовлений макет.</w:t>
      </w:r>
    </w:p>
    <w:p w14:paraId="0019D500" w14:textId="77777777" w:rsidR="00095137" w:rsidRPr="00FB0AF8" w:rsidRDefault="5DA99D4E">
      <w:pPr>
        <w:ind w:firstLine="741"/>
        <w:jc w:val="both"/>
      </w:pPr>
      <w:r w:rsidRPr="00FB0AF8">
        <w:rPr>
          <w:sz w:val="22"/>
          <w:szCs w:val="22"/>
          <w:lang w:val="uk-UA"/>
        </w:rPr>
        <w:t>3.</w:t>
      </w:r>
      <w:r w:rsidR="00866FD8">
        <w:rPr>
          <w:sz w:val="22"/>
          <w:szCs w:val="22"/>
          <w:lang w:val="uk-UA"/>
        </w:rPr>
        <w:t>8</w:t>
      </w:r>
      <w:r w:rsidRPr="00FB0AF8">
        <w:rPr>
          <w:sz w:val="22"/>
          <w:szCs w:val="22"/>
          <w:lang w:val="uk-UA"/>
        </w:rPr>
        <w:t xml:space="preserve"> У випадку внесення За</w:t>
      </w:r>
      <w:r w:rsidR="00791248" w:rsidRPr="00FB0AF8">
        <w:rPr>
          <w:sz w:val="22"/>
          <w:szCs w:val="22"/>
          <w:lang w:val="uk-UA"/>
        </w:rPr>
        <w:t>мовником виправлень і доповнень до ескізу</w:t>
      </w:r>
      <w:r w:rsidRPr="00FB0AF8">
        <w:rPr>
          <w:sz w:val="22"/>
          <w:szCs w:val="22"/>
          <w:lang w:val="uk-UA"/>
        </w:rPr>
        <w:t xml:space="preserve"> після їх письмового затвердження, що істотно змінюють обсяг і структуру виготовлення Продукції, а також у випадку надання Замовнику на його вимогу додаткових варіантів макету, Сторони можуть збільшити вартість продукції на суму витрат, пов'язаних з умовами, що змінились, що оформлюється Додатковою угодою до Договору.</w:t>
      </w:r>
    </w:p>
    <w:p w14:paraId="7A0D15D2" w14:textId="0071E49F" w:rsidR="00095137" w:rsidRPr="00FB0AF8" w:rsidRDefault="5DA99D4E">
      <w:pPr>
        <w:ind w:firstLine="741"/>
        <w:jc w:val="both"/>
      </w:pPr>
      <w:r w:rsidRPr="00FB0AF8">
        <w:rPr>
          <w:sz w:val="22"/>
          <w:szCs w:val="22"/>
          <w:lang w:val="uk-UA"/>
        </w:rPr>
        <w:t>3.</w:t>
      </w:r>
      <w:r w:rsidR="00866FD8">
        <w:rPr>
          <w:sz w:val="22"/>
          <w:szCs w:val="22"/>
          <w:lang w:val="uk-UA"/>
        </w:rPr>
        <w:t xml:space="preserve">9 </w:t>
      </w:r>
      <w:r w:rsidRPr="00FB0AF8">
        <w:rPr>
          <w:sz w:val="22"/>
          <w:szCs w:val="22"/>
          <w:lang w:val="uk-UA"/>
        </w:rPr>
        <w:t xml:space="preserve"> Замовлення на виготовлення</w:t>
      </w:r>
      <w:r w:rsidR="005A1DC3" w:rsidRPr="00FB0AF8">
        <w:rPr>
          <w:sz w:val="22"/>
          <w:szCs w:val="22"/>
          <w:lang w:val="uk-UA"/>
        </w:rPr>
        <w:t xml:space="preserve"> Продукції вважається виконаним </w:t>
      </w:r>
      <w:r w:rsidRPr="00FB0AF8">
        <w:rPr>
          <w:sz w:val="22"/>
          <w:szCs w:val="22"/>
          <w:lang w:val="uk-UA"/>
        </w:rPr>
        <w:t xml:space="preserve"> після підписання Сторонами накладної (акту) приймання-передачі продукції, яка стає невід’ємною частиною даного Договору. Після підписання накладної (акт</w:t>
      </w:r>
      <w:r w:rsidR="004A7C8C">
        <w:rPr>
          <w:sz w:val="22"/>
          <w:szCs w:val="22"/>
          <w:lang w:val="uk-UA"/>
        </w:rPr>
        <w:t>у</w:t>
      </w:r>
      <w:r w:rsidRPr="00FB0AF8">
        <w:rPr>
          <w:sz w:val="22"/>
          <w:szCs w:val="22"/>
          <w:lang w:val="uk-UA"/>
        </w:rPr>
        <w:t>) Сторони не мають претензій одна до одної.</w:t>
      </w:r>
    </w:p>
    <w:p w14:paraId="630B1BAA" w14:textId="77777777" w:rsidR="00095137" w:rsidRPr="00FB0AF8" w:rsidRDefault="00095137">
      <w:pPr>
        <w:ind w:firstLine="741"/>
        <w:jc w:val="both"/>
        <w:rPr>
          <w:sz w:val="22"/>
          <w:szCs w:val="22"/>
          <w:lang w:val="uk-UA"/>
        </w:rPr>
      </w:pPr>
    </w:p>
    <w:p w14:paraId="3C31327B" w14:textId="77777777" w:rsidR="00095137" w:rsidRPr="00FB0AF8" w:rsidRDefault="5DA99D4E">
      <w:pPr>
        <w:jc w:val="center"/>
        <w:rPr>
          <w:b/>
          <w:bCs/>
          <w:sz w:val="22"/>
          <w:szCs w:val="22"/>
          <w:lang w:val="uk-UA" w:eastAsia="uk-UA"/>
        </w:rPr>
      </w:pPr>
      <w:r w:rsidRPr="00FB0AF8">
        <w:rPr>
          <w:b/>
          <w:bCs/>
          <w:sz w:val="22"/>
          <w:szCs w:val="22"/>
          <w:lang w:val="uk-UA" w:eastAsia="uk-UA"/>
        </w:rPr>
        <w:t>4 ОБОВ’ЯЗКИ СТОРІН</w:t>
      </w:r>
    </w:p>
    <w:p w14:paraId="466A7DD6" w14:textId="77777777" w:rsidR="00C73FFC" w:rsidRPr="00FB0AF8" w:rsidRDefault="00C73FFC">
      <w:pPr>
        <w:jc w:val="center"/>
      </w:pPr>
    </w:p>
    <w:p w14:paraId="7E6A5CD2" w14:textId="77777777" w:rsidR="00095137" w:rsidRPr="00FB0AF8" w:rsidRDefault="5DA99D4E">
      <w:pPr>
        <w:pStyle w:val="a8"/>
        <w:tabs>
          <w:tab w:val="left" w:pos="9214"/>
        </w:tabs>
        <w:ind w:right="0"/>
      </w:pPr>
      <w:r w:rsidRPr="00FB0AF8">
        <w:rPr>
          <w:sz w:val="22"/>
          <w:szCs w:val="22"/>
          <w:lang w:val="uk-UA"/>
        </w:rPr>
        <w:t>4.1 Виконавець зобов’язується виготовити Продукцію із власних матеріалів, у строки</w:t>
      </w:r>
      <w:r w:rsidR="00677015" w:rsidRPr="00FB0AF8">
        <w:rPr>
          <w:sz w:val="22"/>
          <w:szCs w:val="22"/>
          <w:lang w:val="uk-UA"/>
        </w:rPr>
        <w:t>,</w:t>
      </w:r>
      <w:r w:rsidRPr="00FB0AF8">
        <w:rPr>
          <w:sz w:val="22"/>
          <w:szCs w:val="22"/>
          <w:lang w:val="uk-UA"/>
        </w:rPr>
        <w:t xml:space="preserve"> обумовлені даним Договором.</w:t>
      </w:r>
    </w:p>
    <w:p w14:paraId="5177DB93" w14:textId="77777777" w:rsidR="00095137" w:rsidRPr="00FB0AF8" w:rsidRDefault="5DA99D4E">
      <w:pPr>
        <w:pStyle w:val="Style14"/>
        <w:widowControl/>
        <w:tabs>
          <w:tab w:val="left" w:pos="710"/>
        </w:tabs>
        <w:spacing w:line="240" w:lineRule="auto"/>
        <w:ind w:firstLine="709"/>
      </w:pPr>
      <w:r w:rsidRPr="00FB0AF8">
        <w:rPr>
          <w:sz w:val="22"/>
          <w:szCs w:val="22"/>
          <w:lang w:val="uk-UA" w:eastAsia="uk-UA"/>
        </w:rPr>
        <w:t>4.2 Виконавець зобов’язується виготовити продукцію належної якості, яка обумовлюється стандартами поліграфічного виробництва</w:t>
      </w:r>
      <w:r w:rsidR="005A1DC3" w:rsidRPr="00FB0AF8">
        <w:rPr>
          <w:sz w:val="22"/>
          <w:szCs w:val="22"/>
          <w:lang w:val="uk-UA" w:eastAsia="uk-UA"/>
        </w:rPr>
        <w:t xml:space="preserve"> та технічними можливостями обладнання</w:t>
      </w:r>
      <w:r w:rsidR="00D72841" w:rsidRPr="00FB0AF8">
        <w:rPr>
          <w:sz w:val="22"/>
          <w:szCs w:val="22"/>
          <w:lang w:val="uk-UA" w:eastAsia="uk-UA"/>
        </w:rPr>
        <w:t xml:space="preserve"> В</w:t>
      </w:r>
      <w:r w:rsidR="005A1DC3" w:rsidRPr="00FB0AF8">
        <w:rPr>
          <w:sz w:val="22"/>
          <w:szCs w:val="22"/>
          <w:lang w:val="uk-UA" w:eastAsia="uk-UA"/>
        </w:rPr>
        <w:t>иконавця</w:t>
      </w:r>
      <w:r w:rsidRPr="00FB0AF8">
        <w:rPr>
          <w:sz w:val="22"/>
          <w:szCs w:val="22"/>
          <w:lang w:val="uk-UA" w:eastAsia="uk-UA"/>
        </w:rPr>
        <w:t>.</w:t>
      </w:r>
    </w:p>
    <w:p w14:paraId="7E2F76D5" w14:textId="77777777" w:rsidR="00095137" w:rsidRPr="00FB0AF8" w:rsidRDefault="5DA99D4E">
      <w:pPr>
        <w:pStyle w:val="Style14"/>
        <w:widowControl/>
        <w:tabs>
          <w:tab w:val="left" w:pos="610"/>
        </w:tabs>
        <w:spacing w:line="240" w:lineRule="auto"/>
        <w:ind w:firstLine="709"/>
      </w:pPr>
      <w:r w:rsidRPr="00FB0AF8">
        <w:rPr>
          <w:sz w:val="22"/>
          <w:szCs w:val="22"/>
          <w:lang w:val="uk-UA"/>
        </w:rPr>
        <w:t>4.3 Замовник зобов’язується оплатити вартість Продукції у відповідності розділу 2 даного Договору.</w:t>
      </w:r>
    </w:p>
    <w:p w14:paraId="7DEEC0D0" w14:textId="77777777" w:rsidR="00095137" w:rsidRPr="00FB0AF8" w:rsidRDefault="5DA99D4E">
      <w:pPr>
        <w:ind w:firstLine="709"/>
        <w:jc w:val="both"/>
      </w:pPr>
      <w:r w:rsidRPr="00FB0AF8">
        <w:rPr>
          <w:sz w:val="22"/>
          <w:szCs w:val="22"/>
          <w:lang w:val="uk-UA"/>
        </w:rPr>
        <w:t>4.4 Замовник зобов’язується прийняти продукцію у відповідності до розділу 3 даного Договору.</w:t>
      </w:r>
    </w:p>
    <w:p w14:paraId="4B67DA15" w14:textId="77777777" w:rsidR="00095137" w:rsidRPr="00FB0AF8" w:rsidRDefault="00095137">
      <w:pPr>
        <w:pStyle w:val="Style13"/>
        <w:widowControl/>
        <w:ind w:firstLine="709"/>
        <w:jc w:val="both"/>
        <w:rPr>
          <w:sz w:val="22"/>
          <w:szCs w:val="22"/>
          <w:lang w:val="uk-UA" w:eastAsia="uk-UA"/>
        </w:rPr>
      </w:pPr>
    </w:p>
    <w:p w14:paraId="6A262E78" w14:textId="77777777" w:rsidR="00095137" w:rsidRPr="00FB0AF8" w:rsidRDefault="5DA99D4E">
      <w:pPr>
        <w:jc w:val="center"/>
        <w:rPr>
          <w:b/>
          <w:bCs/>
          <w:sz w:val="22"/>
          <w:szCs w:val="22"/>
          <w:lang w:val="uk-UA"/>
        </w:rPr>
      </w:pPr>
      <w:r w:rsidRPr="00FB0AF8">
        <w:rPr>
          <w:b/>
          <w:bCs/>
          <w:sz w:val="22"/>
          <w:szCs w:val="22"/>
          <w:lang w:val="uk-UA" w:eastAsia="uk-UA"/>
        </w:rPr>
        <w:t>5</w:t>
      </w:r>
      <w:r w:rsidRPr="00FB0AF8">
        <w:rPr>
          <w:sz w:val="22"/>
          <w:szCs w:val="22"/>
          <w:lang w:val="uk-UA" w:eastAsia="uk-UA"/>
        </w:rPr>
        <w:t xml:space="preserve"> </w:t>
      </w:r>
      <w:r w:rsidRPr="00FB0AF8">
        <w:rPr>
          <w:b/>
          <w:bCs/>
          <w:sz w:val="22"/>
          <w:szCs w:val="22"/>
          <w:lang w:val="uk-UA"/>
        </w:rPr>
        <w:t>ГАРАНТІЙНІ ЗОБОВ’ЯЗАННЯ ВИКОНАВЦЯ</w:t>
      </w:r>
    </w:p>
    <w:p w14:paraId="55D19F70" w14:textId="77777777" w:rsidR="00C73FFC" w:rsidRPr="00FB0AF8" w:rsidRDefault="00C73FFC">
      <w:pPr>
        <w:jc w:val="center"/>
        <w:rPr>
          <w:lang w:val="uk-UA"/>
        </w:rPr>
      </w:pPr>
    </w:p>
    <w:p w14:paraId="65DE7077" w14:textId="77777777" w:rsidR="00095137" w:rsidRPr="00FB0AF8" w:rsidRDefault="5DA99D4E">
      <w:pPr>
        <w:ind w:firstLine="708"/>
        <w:jc w:val="both"/>
        <w:rPr>
          <w:lang w:val="uk-UA"/>
        </w:rPr>
      </w:pPr>
      <w:r w:rsidRPr="00FB0AF8">
        <w:rPr>
          <w:sz w:val="22"/>
          <w:szCs w:val="22"/>
          <w:lang w:val="uk-UA"/>
        </w:rPr>
        <w:t>5.1. Виконавець гарантує якість виготовленої продукції.</w:t>
      </w:r>
    </w:p>
    <w:p w14:paraId="218D6AD6" w14:textId="0BC5AAE6" w:rsidR="00095137" w:rsidRPr="00FB0AF8" w:rsidRDefault="002B71B2" w:rsidP="007C332D">
      <w:pPr>
        <w:jc w:val="both"/>
        <w:rPr>
          <w:sz w:val="22"/>
          <w:szCs w:val="22"/>
          <w:lang w:val="uk-UA"/>
        </w:rPr>
      </w:pPr>
      <w:r w:rsidRPr="00FB0AF8">
        <w:rPr>
          <w:sz w:val="22"/>
          <w:szCs w:val="22"/>
          <w:lang w:val="uk-UA"/>
        </w:rPr>
        <w:tab/>
        <w:t>5.2.</w:t>
      </w:r>
      <w:r w:rsidR="00677015" w:rsidRPr="00FB0AF8">
        <w:rPr>
          <w:sz w:val="22"/>
          <w:szCs w:val="22"/>
          <w:lang w:val="uk-UA"/>
        </w:rPr>
        <w:t xml:space="preserve"> У разі виявлення недоліків у виготовленій продукції з вини Виконавця останній за свій рахунок ліквідує ці недоліки.</w:t>
      </w:r>
    </w:p>
    <w:p w14:paraId="494852E8" w14:textId="77777777" w:rsidR="00C73FFC" w:rsidRPr="00FB0AF8" w:rsidRDefault="00C73FFC" w:rsidP="007C332D">
      <w:pPr>
        <w:jc w:val="both"/>
        <w:rPr>
          <w:sz w:val="22"/>
          <w:szCs w:val="22"/>
          <w:lang w:val="uk-UA"/>
        </w:rPr>
      </w:pPr>
    </w:p>
    <w:p w14:paraId="76A16CD6" w14:textId="77777777" w:rsidR="00095137" w:rsidRPr="00FB0AF8" w:rsidRDefault="5DA99D4E">
      <w:pPr>
        <w:jc w:val="center"/>
        <w:rPr>
          <w:b/>
          <w:bCs/>
          <w:sz w:val="22"/>
          <w:szCs w:val="22"/>
          <w:lang w:val="uk-UA" w:eastAsia="uk-UA"/>
        </w:rPr>
      </w:pPr>
      <w:r w:rsidRPr="00FB0AF8">
        <w:rPr>
          <w:b/>
          <w:bCs/>
          <w:sz w:val="22"/>
          <w:szCs w:val="22"/>
          <w:lang w:val="uk-UA" w:eastAsia="uk-UA"/>
        </w:rPr>
        <w:t>6 ВІДПОВІДАЛЬНІСТЬ СТОРІН</w:t>
      </w:r>
    </w:p>
    <w:p w14:paraId="29D956CA" w14:textId="77777777" w:rsidR="00C73FFC" w:rsidRPr="00FB0AF8" w:rsidRDefault="00C73FFC">
      <w:pPr>
        <w:jc w:val="center"/>
        <w:rPr>
          <w:lang w:val="uk-UA"/>
        </w:rPr>
      </w:pPr>
    </w:p>
    <w:p w14:paraId="11E33F67" w14:textId="77777777" w:rsidR="00095137" w:rsidRPr="00FB0AF8" w:rsidRDefault="5DA99D4E">
      <w:pPr>
        <w:pStyle w:val="Style12"/>
        <w:widowControl/>
        <w:spacing w:line="240" w:lineRule="auto"/>
        <w:ind w:firstLine="709"/>
      </w:pPr>
      <w:r w:rsidRPr="00FB0AF8">
        <w:rPr>
          <w:sz w:val="22"/>
          <w:szCs w:val="22"/>
          <w:lang w:val="uk-UA" w:eastAsia="uk-UA"/>
        </w:rPr>
        <w:t>6.1 Всі спори, пов’язані з Договором, його укладанням або такі, що виникають в процесі виконання його умов, вирішуються шляхом переговорів між уповноваженими представниками Сторін. Спірні питання між Сторонами, які неможливо вирішити шляхом переговорів, вирішуються в судовому порядку згідно чинного законодавства України.</w:t>
      </w:r>
    </w:p>
    <w:p w14:paraId="560418D9" w14:textId="77777777" w:rsidR="00095137" w:rsidRPr="00FB0AF8" w:rsidRDefault="5DA99D4E">
      <w:pPr>
        <w:pStyle w:val="Style12"/>
        <w:widowControl/>
        <w:spacing w:line="240" w:lineRule="auto"/>
        <w:ind w:firstLine="709"/>
      </w:pPr>
      <w:r w:rsidRPr="00FB0AF8">
        <w:rPr>
          <w:sz w:val="22"/>
          <w:szCs w:val="22"/>
          <w:lang w:val="uk-UA" w:eastAsia="uk-UA"/>
        </w:rPr>
        <w:t>6.2 За невиконання або неналежне виконання своїх обов’язків за даним Договором Сторони несуть відповідальність згідно з даним Договором та чинним законодавством України.</w:t>
      </w:r>
    </w:p>
    <w:p w14:paraId="763A3324" w14:textId="77777777" w:rsidR="00095137" w:rsidRPr="00FB0AF8" w:rsidRDefault="5DA99D4E">
      <w:pPr>
        <w:pStyle w:val="Style12"/>
        <w:widowControl/>
        <w:spacing w:line="240" w:lineRule="auto"/>
        <w:ind w:firstLine="709"/>
      </w:pPr>
      <w:r w:rsidRPr="00FB0AF8">
        <w:rPr>
          <w:sz w:val="22"/>
          <w:szCs w:val="22"/>
          <w:lang w:val="uk-UA" w:eastAsia="uk-UA"/>
        </w:rPr>
        <w:t>6.3 За порушення строків виконання зобов’язання вина Сторона сплачує пеню у розмірі 0,1% від загальної вартості цього Договору за кожен день прострочення, але не більше подвійної облікової ставки НБУ, що діяла на момент порушення. Виплата пені (штрафу) не звільняє Сторони від виконання своїх договірних зобов’язань.</w:t>
      </w:r>
    </w:p>
    <w:p w14:paraId="31C8E503" w14:textId="77777777" w:rsidR="00095137" w:rsidRPr="00FB0AF8" w:rsidRDefault="5DA99D4E">
      <w:pPr>
        <w:pStyle w:val="Style12"/>
        <w:widowControl/>
        <w:spacing w:line="240" w:lineRule="auto"/>
        <w:ind w:firstLine="709"/>
      </w:pPr>
      <w:r w:rsidRPr="00FB0AF8">
        <w:rPr>
          <w:sz w:val="22"/>
          <w:szCs w:val="22"/>
          <w:lang w:val="uk-UA" w:eastAsia="uk-UA"/>
        </w:rPr>
        <w:t>6.4 У випадку необґрунтованої відмови Замовника від прийому готової Продукції, останній оплачує Виконавцю всі витрати з виготовлення Продукції, що підтверджується документально.</w:t>
      </w:r>
    </w:p>
    <w:p w14:paraId="03068487" w14:textId="77777777" w:rsidR="00095137" w:rsidRPr="00FB0AF8" w:rsidRDefault="00095137">
      <w:pPr>
        <w:pStyle w:val="Style12"/>
        <w:widowControl/>
        <w:spacing w:line="240" w:lineRule="auto"/>
        <w:ind w:firstLine="709"/>
        <w:rPr>
          <w:sz w:val="22"/>
          <w:szCs w:val="22"/>
          <w:lang w:val="uk-UA" w:eastAsia="uk-UA"/>
        </w:rPr>
      </w:pPr>
    </w:p>
    <w:p w14:paraId="2C16D9C1" w14:textId="77777777" w:rsidR="00095137" w:rsidRPr="00FB0AF8" w:rsidRDefault="5DA99D4E">
      <w:pPr>
        <w:jc w:val="center"/>
        <w:rPr>
          <w:b/>
          <w:bCs/>
          <w:sz w:val="22"/>
          <w:szCs w:val="22"/>
          <w:lang w:val="uk-UA" w:eastAsia="uk-UA"/>
        </w:rPr>
      </w:pPr>
      <w:r w:rsidRPr="00FB0AF8">
        <w:rPr>
          <w:b/>
          <w:bCs/>
          <w:sz w:val="22"/>
          <w:szCs w:val="22"/>
          <w:lang w:val="uk-UA" w:eastAsia="uk-UA"/>
        </w:rPr>
        <w:t>7 ОБСТАВИНИ НЕПЕРЕБОРНОЇ СИЛИ (ФОРС-МАЖОРНІ ОБСТАВИНИ)</w:t>
      </w:r>
    </w:p>
    <w:p w14:paraId="03AC8920" w14:textId="77777777" w:rsidR="00C73FFC" w:rsidRPr="00FB0AF8" w:rsidRDefault="00C73FFC">
      <w:pPr>
        <w:jc w:val="center"/>
      </w:pPr>
    </w:p>
    <w:p w14:paraId="0D154A19" w14:textId="009F4403" w:rsidR="00095137" w:rsidRPr="00FB0AF8" w:rsidRDefault="5DA99D4E">
      <w:pPr>
        <w:pStyle w:val="Style14"/>
        <w:widowControl/>
        <w:spacing w:line="240" w:lineRule="auto"/>
        <w:ind w:firstLine="720"/>
      </w:pPr>
      <w:r w:rsidRPr="00FB0AF8">
        <w:rPr>
          <w:sz w:val="22"/>
          <w:szCs w:val="22"/>
          <w:lang w:val="uk-UA"/>
        </w:rPr>
        <w:t xml:space="preserve">7.1 Сторони звільняються від відповідальності за повне або часткове невиконання, неналежне виконання зобов’язань за даним Договором, якщо таке невиконання обумовлено настанням чи дією обставин непереборної сили (форс-мажорних обставин), а саме стихійного лиха, пожеж </w:t>
      </w:r>
      <w:r w:rsidR="001F68CA">
        <w:rPr>
          <w:sz w:val="22"/>
          <w:szCs w:val="22"/>
        </w:rPr>
        <w:t>чи</w:t>
      </w:r>
      <w:r w:rsidRPr="00FB0AF8">
        <w:rPr>
          <w:sz w:val="22"/>
          <w:szCs w:val="22"/>
          <w:lang w:val="uk-UA"/>
        </w:rPr>
        <w:t xml:space="preserve"> інших надзвичайних ситуацій техногенного або екологічного характеру, якщо ці обставини безпосередньо вплинули на виконання договірних зобов’язань. Термін виконання договірних зобов’язань продовжується на час таких обставин.</w:t>
      </w:r>
    </w:p>
    <w:p w14:paraId="04C860C6" w14:textId="30216252" w:rsidR="00095137" w:rsidRPr="00FB0AF8" w:rsidRDefault="5DA99D4E">
      <w:pPr>
        <w:pStyle w:val="Style14"/>
        <w:widowControl/>
        <w:spacing w:line="240" w:lineRule="auto"/>
        <w:ind w:firstLine="720"/>
      </w:pPr>
      <w:r w:rsidRPr="00FB0AF8">
        <w:rPr>
          <w:sz w:val="22"/>
          <w:szCs w:val="22"/>
          <w:lang w:val="uk-UA"/>
        </w:rPr>
        <w:t>7.2 Сторона, для якої виконання договірних зоб</w:t>
      </w:r>
      <w:r w:rsidR="004A7C8C">
        <w:rPr>
          <w:sz w:val="22"/>
          <w:szCs w:val="22"/>
          <w:lang w:val="uk-UA"/>
        </w:rPr>
        <w:t>о</w:t>
      </w:r>
      <w:r w:rsidRPr="00FB0AF8">
        <w:rPr>
          <w:sz w:val="22"/>
          <w:szCs w:val="22"/>
          <w:lang w:val="uk-UA"/>
        </w:rPr>
        <w:t>в</w:t>
      </w:r>
      <w:r w:rsidRPr="00FB0AF8">
        <w:rPr>
          <w:sz w:val="22"/>
          <w:szCs w:val="22"/>
        </w:rPr>
        <w:t>’</w:t>
      </w:r>
      <w:r w:rsidRPr="00FB0AF8">
        <w:rPr>
          <w:sz w:val="22"/>
          <w:szCs w:val="22"/>
          <w:lang w:val="uk-UA"/>
        </w:rPr>
        <w:t>язань стало неможливим, повинна сповістити іншу сторону про настання та припинення обставин непереборної сили (форс-мажорних обставин) негайно, але не пізніше ніж протягом 10 днів.</w:t>
      </w:r>
    </w:p>
    <w:p w14:paraId="16354E8B" w14:textId="77777777" w:rsidR="00095137" w:rsidRPr="00FB0AF8" w:rsidRDefault="5DA99D4E">
      <w:pPr>
        <w:pStyle w:val="Style14"/>
        <w:widowControl/>
        <w:spacing w:line="240" w:lineRule="auto"/>
        <w:ind w:firstLine="720"/>
        <w:rPr>
          <w:sz w:val="22"/>
          <w:szCs w:val="22"/>
          <w:lang w:val="uk-UA"/>
        </w:rPr>
      </w:pPr>
      <w:r w:rsidRPr="00FB0AF8">
        <w:rPr>
          <w:sz w:val="22"/>
          <w:szCs w:val="22"/>
          <w:lang w:val="uk-UA"/>
        </w:rPr>
        <w:t>7.3 Неповідомлення або несвоєчасне повідомлення про настання або припинення обставин непереборної сили (форс-мажорних обставин) позбавляє сторону права посилатись на них.</w:t>
      </w:r>
    </w:p>
    <w:p w14:paraId="1612F055" w14:textId="77777777" w:rsidR="00C73FFC" w:rsidRPr="00FB0AF8" w:rsidRDefault="00C73FFC">
      <w:pPr>
        <w:pStyle w:val="Style14"/>
        <w:widowControl/>
        <w:spacing w:line="240" w:lineRule="auto"/>
        <w:ind w:firstLine="720"/>
      </w:pPr>
    </w:p>
    <w:p w14:paraId="6F9AAB71" w14:textId="77777777" w:rsidR="00095137" w:rsidRPr="00FB0AF8" w:rsidRDefault="5DA99D4E">
      <w:pPr>
        <w:pStyle w:val="Style14"/>
        <w:widowControl/>
        <w:spacing w:line="240" w:lineRule="auto"/>
        <w:ind w:firstLine="720"/>
        <w:jc w:val="center"/>
        <w:rPr>
          <w:b/>
          <w:bCs/>
          <w:sz w:val="22"/>
          <w:szCs w:val="22"/>
          <w:lang w:val="uk-UA"/>
        </w:rPr>
      </w:pPr>
      <w:r w:rsidRPr="00FB0AF8">
        <w:rPr>
          <w:b/>
          <w:bCs/>
          <w:sz w:val="22"/>
          <w:szCs w:val="22"/>
          <w:lang w:val="uk-UA"/>
        </w:rPr>
        <w:lastRenderedPageBreak/>
        <w:t>8 СТРОК ДІЇ ДОГОВОРУ</w:t>
      </w:r>
    </w:p>
    <w:p w14:paraId="1BB00198" w14:textId="77777777" w:rsidR="00C73FFC" w:rsidRPr="00FB0AF8" w:rsidRDefault="00C73FFC">
      <w:pPr>
        <w:pStyle w:val="Style14"/>
        <w:widowControl/>
        <w:spacing w:line="240" w:lineRule="auto"/>
        <w:ind w:firstLine="720"/>
        <w:jc w:val="center"/>
      </w:pPr>
    </w:p>
    <w:p w14:paraId="4A39DB4A" w14:textId="64F5863F" w:rsidR="00890594" w:rsidRPr="00FB0AF8" w:rsidRDefault="5DA99D4E" w:rsidP="00890594">
      <w:pPr>
        <w:pStyle w:val="Style14"/>
        <w:widowControl/>
        <w:spacing w:line="240" w:lineRule="auto"/>
        <w:ind w:firstLine="720"/>
        <w:rPr>
          <w:sz w:val="22"/>
          <w:szCs w:val="22"/>
          <w:lang w:val="uk-UA"/>
        </w:rPr>
      </w:pPr>
      <w:r w:rsidRPr="00FB0AF8">
        <w:rPr>
          <w:sz w:val="22"/>
          <w:szCs w:val="22"/>
          <w:lang w:val="uk-UA"/>
        </w:rPr>
        <w:t>8.1 Договір набирає сили з моменту йог</w:t>
      </w:r>
      <w:r w:rsidR="007F501D" w:rsidRPr="00FB0AF8">
        <w:rPr>
          <w:sz w:val="22"/>
          <w:szCs w:val="22"/>
          <w:lang w:val="uk-UA"/>
        </w:rPr>
        <w:t xml:space="preserve">о підписання і діє до </w:t>
      </w:r>
      <w:r w:rsidR="004A7C8C" w:rsidRPr="004A7C8C">
        <w:rPr>
          <w:b/>
          <w:i/>
          <w:color w:val="FF0000"/>
          <w:sz w:val="22"/>
          <w:szCs w:val="22"/>
          <w:u w:val="single"/>
          <w:lang w:val="uk-UA"/>
        </w:rPr>
        <w:t xml:space="preserve"> ___________________________</w:t>
      </w:r>
      <w:r w:rsidRPr="004A7C8C">
        <w:rPr>
          <w:color w:val="FF0000"/>
          <w:sz w:val="22"/>
          <w:szCs w:val="22"/>
          <w:lang w:val="uk-UA"/>
        </w:rPr>
        <w:t>.</w:t>
      </w:r>
      <w:r w:rsidR="00890594" w:rsidRPr="004A7C8C">
        <w:rPr>
          <w:color w:val="FF0000"/>
          <w:sz w:val="22"/>
          <w:szCs w:val="22"/>
          <w:lang w:val="uk-UA"/>
        </w:rPr>
        <w:t xml:space="preserve"> </w:t>
      </w:r>
      <w:r w:rsidR="00890594" w:rsidRPr="00FB0AF8">
        <w:rPr>
          <w:sz w:val="22"/>
          <w:szCs w:val="22"/>
        </w:rPr>
        <w:t xml:space="preserve">Дія договору автоматично пролонгується на </w:t>
      </w:r>
      <w:r w:rsidR="004A7C8C">
        <w:rPr>
          <w:sz w:val="22"/>
          <w:szCs w:val="22"/>
        </w:rPr>
        <w:t xml:space="preserve">кожний </w:t>
      </w:r>
      <w:r w:rsidR="00890594" w:rsidRPr="00FB0AF8">
        <w:rPr>
          <w:sz w:val="22"/>
          <w:szCs w:val="22"/>
        </w:rPr>
        <w:t xml:space="preserve">наступний </w:t>
      </w:r>
      <w:r w:rsidR="00890594" w:rsidRPr="00FB0AF8">
        <w:rPr>
          <w:sz w:val="22"/>
          <w:szCs w:val="22"/>
          <w:lang w:val="uk-UA"/>
        </w:rPr>
        <w:t xml:space="preserve">календарний </w:t>
      </w:r>
      <w:r w:rsidR="00890594" w:rsidRPr="00FB0AF8">
        <w:rPr>
          <w:sz w:val="22"/>
          <w:szCs w:val="22"/>
        </w:rPr>
        <w:t>рік на тих же умовах, якщо жодна із Сторін за 30 днів до дати його закінчення не повідомила письмово іншу сторону про розірвання Договору.</w:t>
      </w:r>
    </w:p>
    <w:p w14:paraId="289E9321" w14:textId="77777777" w:rsidR="00095137" w:rsidRPr="00FB0AF8" w:rsidRDefault="5DA99D4E">
      <w:pPr>
        <w:pStyle w:val="Style14"/>
        <w:widowControl/>
        <w:spacing w:line="240" w:lineRule="auto"/>
        <w:ind w:firstLine="720"/>
      </w:pPr>
      <w:r w:rsidRPr="00FB0AF8">
        <w:rPr>
          <w:sz w:val="22"/>
          <w:szCs w:val="22"/>
          <w:lang w:val="uk-UA"/>
        </w:rPr>
        <w:t>8.2 Умови даного Договору можуть бути переглянуті або доповнені в період його дії за письмовою згодою Сторін. Зміни, пропоновані одній із Сторін, розглядаються іншою Стороною в 5 (п’яти)-денний строк з моменту їх отримання.</w:t>
      </w:r>
    </w:p>
    <w:p w14:paraId="667F2C62" w14:textId="77777777" w:rsidR="00095137" w:rsidRPr="00FB0AF8" w:rsidRDefault="5DA99D4E">
      <w:pPr>
        <w:pStyle w:val="Style14"/>
        <w:widowControl/>
        <w:spacing w:line="240" w:lineRule="auto"/>
        <w:ind w:firstLine="720"/>
      </w:pPr>
      <w:r w:rsidRPr="00FB0AF8">
        <w:rPr>
          <w:sz w:val="22"/>
          <w:szCs w:val="22"/>
          <w:lang w:val="uk-UA"/>
        </w:rPr>
        <w:t xml:space="preserve">8.3 У разі </w:t>
      </w:r>
      <w:r w:rsidR="00236B6A" w:rsidRPr="00FB0AF8">
        <w:rPr>
          <w:sz w:val="22"/>
          <w:szCs w:val="22"/>
          <w:lang w:val="uk-UA"/>
        </w:rPr>
        <w:t xml:space="preserve">дострокового </w:t>
      </w:r>
      <w:r w:rsidRPr="00FB0AF8">
        <w:rPr>
          <w:sz w:val="22"/>
          <w:szCs w:val="22"/>
          <w:lang w:val="uk-UA"/>
        </w:rPr>
        <w:t>розірвання даного Договору проводяться взаєморозрахунки між Сторонами по фактичних витратах, що мають місце на момент розірвання Договору.</w:t>
      </w:r>
    </w:p>
    <w:p w14:paraId="37D68BCF" w14:textId="77777777" w:rsidR="00095137" w:rsidRPr="00FB0AF8" w:rsidRDefault="5DA99D4E">
      <w:pPr>
        <w:pStyle w:val="Style14"/>
        <w:widowControl/>
        <w:spacing w:line="240" w:lineRule="auto"/>
        <w:ind w:firstLine="720"/>
      </w:pPr>
      <w:r w:rsidRPr="00FB0AF8">
        <w:rPr>
          <w:sz w:val="22"/>
          <w:szCs w:val="22"/>
          <w:lang w:val="uk-UA"/>
        </w:rPr>
        <w:t>8.4 Припинення дії Договору не впливає на виконання обов’язків, які прийнятті Сторонами під час його дії та підлягають повному виконанню.</w:t>
      </w:r>
    </w:p>
    <w:p w14:paraId="3CBE66BB" w14:textId="77777777" w:rsidR="00095137" w:rsidRPr="00FB0AF8" w:rsidRDefault="002B71B2">
      <w:pPr>
        <w:pStyle w:val="Style14"/>
        <w:widowControl/>
        <w:spacing w:line="240" w:lineRule="auto"/>
      </w:pPr>
      <w:r w:rsidRPr="00FB0AF8">
        <w:rPr>
          <w:sz w:val="22"/>
          <w:szCs w:val="22"/>
          <w:lang w:val="uk-UA"/>
        </w:rPr>
        <w:tab/>
        <w:t>8.5 Закінчення строку дії Договору не звільняє Сторони від відповідальності за порушення його умов, яке мало місце під час</w:t>
      </w:r>
      <w:r w:rsidR="0025497B" w:rsidRPr="00FB0AF8">
        <w:rPr>
          <w:color w:val="FF0000"/>
          <w:sz w:val="22"/>
          <w:szCs w:val="22"/>
          <w:lang w:val="uk-UA"/>
        </w:rPr>
        <w:t xml:space="preserve"> </w:t>
      </w:r>
      <w:r w:rsidR="0025497B" w:rsidRPr="00FB0AF8">
        <w:rPr>
          <w:sz w:val="22"/>
          <w:szCs w:val="22"/>
          <w:lang w:val="uk-UA"/>
        </w:rPr>
        <w:t>дії</w:t>
      </w:r>
      <w:r w:rsidRPr="00FB0AF8">
        <w:rPr>
          <w:sz w:val="22"/>
          <w:szCs w:val="22"/>
          <w:lang w:val="uk-UA"/>
        </w:rPr>
        <w:t xml:space="preserve"> даного Договору.</w:t>
      </w:r>
    </w:p>
    <w:p w14:paraId="6F77E84D" w14:textId="77777777" w:rsidR="00095137" w:rsidRPr="00FB0AF8" w:rsidRDefault="00095137">
      <w:pPr>
        <w:pStyle w:val="Style14"/>
        <w:widowControl/>
        <w:spacing w:line="240" w:lineRule="auto"/>
        <w:rPr>
          <w:sz w:val="22"/>
          <w:szCs w:val="22"/>
          <w:lang w:val="uk-UA"/>
        </w:rPr>
      </w:pPr>
    </w:p>
    <w:p w14:paraId="6617C00A" w14:textId="77777777" w:rsidR="00095137" w:rsidRPr="00FB0AF8" w:rsidRDefault="5DA99D4E">
      <w:pPr>
        <w:pStyle w:val="Style14"/>
        <w:widowControl/>
        <w:spacing w:line="240" w:lineRule="auto"/>
        <w:jc w:val="center"/>
        <w:rPr>
          <w:b/>
          <w:bCs/>
          <w:sz w:val="22"/>
          <w:szCs w:val="22"/>
          <w:lang w:val="uk-UA"/>
        </w:rPr>
      </w:pPr>
      <w:r w:rsidRPr="00FB0AF8">
        <w:rPr>
          <w:b/>
          <w:bCs/>
          <w:sz w:val="22"/>
          <w:szCs w:val="22"/>
          <w:lang w:val="uk-UA"/>
        </w:rPr>
        <w:t>9 ПРИКІНЦЕВІ ПОЛОЖЕННЯ</w:t>
      </w:r>
    </w:p>
    <w:p w14:paraId="382F3964" w14:textId="77777777" w:rsidR="00C73FFC" w:rsidRPr="00FB0AF8" w:rsidRDefault="00C73FFC">
      <w:pPr>
        <w:pStyle w:val="Style14"/>
        <w:widowControl/>
        <w:spacing w:line="240" w:lineRule="auto"/>
        <w:jc w:val="center"/>
      </w:pPr>
    </w:p>
    <w:p w14:paraId="06B9918A" w14:textId="77777777" w:rsidR="00095137" w:rsidRPr="00FB0AF8" w:rsidRDefault="5DA99D4E">
      <w:pPr>
        <w:pStyle w:val="Style14"/>
        <w:widowControl/>
        <w:spacing w:line="240" w:lineRule="auto"/>
        <w:ind w:firstLine="720"/>
      </w:pPr>
      <w:r w:rsidRPr="00FB0AF8">
        <w:rPr>
          <w:sz w:val="22"/>
          <w:szCs w:val="22"/>
          <w:lang w:val="uk-UA"/>
        </w:rPr>
        <w:t>9.1 Даний Договір складено при повному розумінні Сторонами його умов та термінології, українською мовою у 2-х автентичних примірниках, які мають однакову юридичну силу, по одному для кожної із Сторін, один з яких зберігається у Замовника, а другий – у Виконавця.</w:t>
      </w:r>
    </w:p>
    <w:p w14:paraId="1811174E" w14:textId="77777777" w:rsidR="00095137" w:rsidRPr="00FB0AF8" w:rsidRDefault="5DA99D4E">
      <w:pPr>
        <w:pStyle w:val="Style14"/>
        <w:widowControl/>
        <w:spacing w:line="240" w:lineRule="auto"/>
        <w:ind w:firstLine="720"/>
      </w:pPr>
      <w:r w:rsidRPr="00FB0AF8">
        <w:rPr>
          <w:sz w:val="22"/>
          <w:szCs w:val="22"/>
          <w:lang w:val="uk-UA"/>
        </w:rPr>
        <w:t>9.2 У випадках</w:t>
      </w:r>
      <w:r w:rsidR="0025497B" w:rsidRPr="00FB0AF8">
        <w:rPr>
          <w:sz w:val="22"/>
          <w:szCs w:val="22"/>
          <w:lang w:val="uk-UA"/>
        </w:rPr>
        <w:t>,</w:t>
      </w:r>
      <w:r w:rsidRPr="00FB0AF8">
        <w:rPr>
          <w:sz w:val="22"/>
          <w:szCs w:val="22"/>
          <w:lang w:val="uk-UA"/>
        </w:rPr>
        <w:t xml:space="preserve"> передбачених даним Договором Сторони керуються чинним законодавством України.</w:t>
      </w:r>
    </w:p>
    <w:p w14:paraId="62B7B957" w14:textId="77777777" w:rsidR="00095137" w:rsidRPr="00FB0AF8" w:rsidRDefault="5DA99D4E">
      <w:pPr>
        <w:pStyle w:val="Style14"/>
        <w:widowControl/>
        <w:spacing w:line="240" w:lineRule="auto"/>
        <w:ind w:firstLine="720"/>
      </w:pPr>
      <w:r w:rsidRPr="00FB0AF8">
        <w:rPr>
          <w:sz w:val="22"/>
          <w:szCs w:val="22"/>
          <w:lang w:val="uk-UA"/>
        </w:rPr>
        <w:t>9.3 Додаткові угоди, додатки, акти, зміни і доповнення до даного Договору є його невід’ємною частиною і мають юридичну силу у разі, якщо вони викладені у письмовій формі та підписані уповноваженими представниками Сторін.</w:t>
      </w:r>
    </w:p>
    <w:p w14:paraId="3D4E2CAD" w14:textId="77777777" w:rsidR="00095137" w:rsidRPr="00FB0AF8" w:rsidRDefault="5DA99D4E">
      <w:pPr>
        <w:pStyle w:val="Style14"/>
        <w:widowControl/>
        <w:spacing w:line="240" w:lineRule="auto"/>
        <w:ind w:firstLine="720"/>
      </w:pPr>
      <w:r w:rsidRPr="00FB0AF8">
        <w:rPr>
          <w:sz w:val="22"/>
          <w:szCs w:val="22"/>
          <w:lang w:val="uk-UA"/>
        </w:rPr>
        <w:t>9.4 Представники Сторін (особи, що підписали даний Договір) дають свою згоду на збір, обробку і використання своїх персональних даних, відповідно до вимог чинного в Україні законодавства.</w:t>
      </w:r>
    </w:p>
    <w:p w14:paraId="7B14BC2A" w14:textId="77777777" w:rsidR="00095137" w:rsidRPr="00FB0AF8" w:rsidRDefault="5DA99D4E">
      <w:pPr>
        <w:pStyle w:val="Style14"/>
        <w:widowControl/>
        <w:spacing w:line="240" w:lineRule="auto"/>
        <w:ind w:firstLine="720"/>
        <w:rPr>
          <w:sz w:val="22"/>
          <w:szCs w:val="22"/>
          <w:lang w:val="uk-UA"/>
        </w:rPr>
      </w:pPr>
      <w:r w:rsidRPr="00FB0AF8">
        <w:rPr>
          <w:sz w:val="22"/>
          <w:szCs w:val="22"/>
          <w:lang w:val="uk-UA"/>
        </w:rPr>
        <w:t>9.5 Сторони зобов’язались не розголошувати третім особам зміст даного Договору та іншої конфіденційної інформації, яка стане їм відома при виконанні договірних зобов’язань, крім випадків прямо передбачених чинним в Україні законодавством.</w:t>
      </w:r>
    </w:p>
    <w:tbl>
      <w:tblPr>
        <w:tblW w:w="9747" w:type="dxa"/>
        <w:tblLayout w:type="fixed"/>
        <w:tblLook w:val="0000" w:firstRow="0" w:lastRow="0" w:firstColumn="0" w:lastColumn="0" w:noHBand="0" w:noVBand="0"/>
      </w:tblPr>
      <w:tblGrid>
        <w:gridCol w:w="9747"/>
      </w:tblGrid>
      <w:tr w:rsidR="0040380D" w:rsidRPr="00FB0AF8" w14:paraId="043F5CA7" w14:textId="77777777" w:rsidTr="00364D5B">
        <w:tc>
          <w:tcPr>
            <w:tcW w:w="9747" w:type="dxa"/>
          </w:tcPr>
          <w:p w14:paraId="658396DC" w14:textId="77777777" w:rsidR="0040380D" w:rsidRPr="00FB0AF8" w:rsidRDefault="00364D5B" w:rsidP="00364D5B">
            <w:pPr>
              <w:jc w:val="both"/>
              <w:rPr>
                <w:sz w:val="22"/>
                <w:szCs w:val="22"/>
              </w:rPr>
            </w:pPr>
            <w:r w:rsidRPr="00FB0AF8">
              <w:rPr>
                <w:smallCaps/>
                <w:sz w:val="22"/>
                <w:szCs w:val="22"/>
                <w:lang w:val="uk-UA"/>
              </w:rPr>
              <w:t xml:space="preserve">               </w:t>
            </w:r>
            <w:r w:rsidR="0040380D" w:rsidRPr="00FB0AF8">
              <w:rPr>
                <w:smallCaps/>
                <w:sz w:val="22"/>
                <w:szCs w:val="22"/>
                <w:lang w:val="uk-UA"/>
              </w:rPr>
              <w:t>9.5.1</w:t>
            </w:r>
            <w:r w:rsidR="0040380D" w:rsidRPr="00FB0AF8">
              <w:rPr>
                <w:sz w:val="22"/>
                <w:szCs w:val="22"/>
                <w:lang w:val="uk-UA"/>
              </w:rPr>
              <w:t xml:space="preserve"> Під конфіденційною інформацією розуміється отримана в процесі виконання цього</w:t>
            </w:r>
            <w:r w:rsidRPr="00FB0AF8">
              <w:rPr>
                <w:sz w:val="22"/>
                <w:szCs w:val="22"/>
                <w:lang w:val="uk-UA"/>
              </w:rPr>
              <w:t xml:space="preserve"> </w:t>
            </w:r>
            <w:r w:rsidR="0040380D" w:rsidRPr="00FB0AF8">
              <w:rPr>
                <w:sz w:val="22"/>
                <w:szCs w:val="22"/>
                <w:lang w:val="uk-UA"/>
              </w:rPr>
              <w:t xml:space="preserve">Договору інформація в ході надання послуг за Договором, передана отримуючій Стороні  на паперових або електронних носіях і помічена розкриваючою Стороною як "конфіденційна", або  передана отримуючій Стороні в усній формі і названа розкриваючою Стороною </w:t>
            </w:r>
            <w:r w:rsidR="0040380D" w:rsidRPr="00FB0AF8">
              <w:rPr>
                <w:sz w:val="22"/>
                <w:szCs w:val="22"/>
              </w:rPr>
              <w:t>"конфіденційною" у момент її розкриття (про що розкриваючою Стороною робиться письмове підтвердження протягом 10 (десяти) календарних днів з дати розкриття).</w:t>
            </w:r>
          </w:p>
        </w:tc>
      </w:tr>
      <w:tr w:rsidR="0040380D" w:rsidRPr="001F68CA" w14:paraId="5239492C" w14:textId="77777777" w:rsidTr="00364D5B">
        <w:tc>
          <w:tcPr>
            <w:tcW w:w="9747" w:type="dxa"/>
          </w:tcPr>
          <w:p w14:paraId="0DD22745" w14:textId="77777777" w:rsidR="0040380D" w:rsidRPr="00FB0AF8" w:rsidRDefault="00364D5B" w:rsidP="00364D5B">
            <w:pPr>
              <w:jc w:val="both"/>
              <w:rPr>
                <w:sz w:val="22"/>
                <w:szCs w:val="22"/>
                <w:lang w:val="uk-UA"/>
              </w:rPr>
            </w:pPr>
            <w:r w:rsidRPr="00FB0AF8">
              <w:rPr>
                <w:sz w:val="22"/>
                <w:szCs w:val="22"/>
                <w:lang w:val="uk-UA"/>
              </w:rPr>
              <w:t xml:space="preserve">            </w:t>
            </w:r>
            <w:r w:rsidR="0040380D" w:rsidRPr="00FB0AF8">
              <w:rPr>
                <w:sz w:val="22"/>
                <w:szCs w:val="22"/>
                <w:lang w:val="uk-UA"/>
              </w:rPr>
              <w:t>9.5.2 Зобов`язання щодо збереження конфіденційності інформації, зазначені в цьому Договорі, не розповсюджується на інформацію, яка:</w:t>
            </w:r>
          </w:p>
        </w:tc>
      </w:tr>
      <w:tr w:rsidR="0040380D" w:rsidRPr="00FB0AF8" w14:paraId="270C955E" w14:textId="77777777" w:rsidTr="00364D5B">
        <w:tc>
          <w:tcPr>
            <w:tcW w:w="9747" w:type="dxa"/>
          </w:tcPr>
          <w:p w14:paraId="7AB90548" w14:textId="77777777" w:rsidR="0040380D" w:rsidRPr="00FB0AF8" w:rsidRDefault="00364D5B" w:rsidP="00364D5B">
            <w:pPr>
              <w:jc w:val="both"/>
              <w:rPr>
                <w:sz w:val="22"/>
                <w:szCs w:val="22"/>
              </w:rPr>
            </w:pPr>
            <w:r w:rsidRPr="00FB0AF8">
              <w:rPr>
                <w:sz w:val="22"/>
                <w:szCs w:val="22"/>
                <w:lang w:val="uk-UA"/>
              </w:rPr>
              <w:t xml:space="preserve">            </w:t>
            </w:r>
            <w:r w:rsidR="0040380D" w:rsidRPr="00FB0AF8">
              <w:rPr>
                <w:sz w:val="22"/>
                <w:szCs w:val="22"/>
                <w:lang w:val="uk-UA"/>
              </w:rPr>
              <w:t>9</w:t>
            </w:r>
            <w:r w:rsidR="0040380D" w:rsidRPr="00FB0AF8">
              <w:rPr>
                <w:sz w:val="22"/>
                <w:szCs w:val="22"/>
              </w:rPr>
              <w:t>.</w:t>
            </w:r>
            <w:r w:rsidR="0040380D" w:rsidRPr="00FB0AF8">
              <w:rPr>
                <w:sz w:val="22"/>
                <w:szCs w:val="22"/>
                <w:lang w:val="uk-UA"/>
              </w:rPr>
              <w:t>5</w:t>
            </w:r>
            <w:r w:rsidR="0040380D" w:rsidRPr="00FB0AF8">
              <w:rPr>
                <w:sz w:val="22"/>
                <w:szCs w:val="22"/>
              </w:rPr>
              <w:t>.</w:t>
            </w:r>
            <w:r w:rsidR="0040380D" w:rsidRPr="00FB0AF8">
              <w:rPr>
                <w:sz w:val="22"/>
                <w:szCs w:val="22"/>
                <w:lang w:val="uk-UA"/>
              </w:rPr>
              <w:t>3</w:t>
            </w:r>
            <w:r w:rsidR="0040380D" w:rsidRPr="00FB0AF8">
              <w:rPr>
                <w:sz w:val="22"/>
                <w:szCs w:val="22"/>
              </w:rPr>
              <w:t xml:space="preserve"> -  була відома отримуючій Стороні до надання такої інформації розкриваючою Стороною;</w:t>
            </w:r>
          </w:p>
        </w:tc>
      </w:tr>
      <w:tr w:rsidR="0040380D" w:rsidRPr="00FB0AF8" w14:paraId="0D133CBB" w14:textId="77777777" w:rsidTr="00364D5B">
        <w:tc>
          <w:tcPr>
            <w:tcW w:w="9747" w:type="dxa"/>
          </w:tcPr>
          <w:p w14:paraId="28CAF484" w14:textId="77777777" w:rsidR="0040380D" w:rsidRPr="00FB0AF8" w:rsidRDefault="00364D5B" w:rsidP="00364D5B">
            <w:pPr>
              <w:jc w:val="both"/>
              <w:rPr>
                <w:sz w:val="22"/>
                <w:szCs w:val="22"/>
              </w:rPr>
            </w:pPr>
            <w:r w:rsidRPr="00FB0AF8">
              <w:rPr>
                <w:sz w:val="22"/>
                <w:szCs w:val="22"/>
                <w:lang w:val="uk-UA"/>
              </w:rPr>
              <w:t xml:space="preserve">            </w:t>
            </w:r>
            <w:r w:rsidR="0040380D" w:rsidRPr="00FB0AF8">
              <w:rPr>
                <w:sz w:val="22"/>
                <w:szCs w:val="22"/>
                <w:lang w:val="uk-UA"/>
              </w:rPr>
              <w:t>9</w:t>
            </w:r>
            <w:r w:rsidR="0040380D" w:rsidRPr="00FB0AF8">
              <w:rPr>
                <w:sz w:val="22"/>
                <w:szCs w:val="22"/>
              </w:rPr>
              <w:t>.</w:t>
            </w:r>
            <w:r w:rsidR="0040380D" w:rsidRPr="00FB0AF8">
              <w:rPr>
                <w:sz w:val="22"/>
                <w:szCs w:val="22"/>
                <w:lang w:val="uk-UA"/>
              </w:rPr>
              <w:t>5</w:t>
            </w:r>
            <w:r w:rsidR="0040380D" w:rsidRPr="00FB0AF8">
              <w:rPr>
                <w:sz w:val="22"/>
                <w:szCs w:val="22"/>
              </w:rPr>
              <w:t>.</w:t>
            </w:r>
            <w:r w:rsidR="0040380D" w:rsidRPr="00FB0AF8">
              <w:rPr>
                <w:sz w:val="22"/>
                <w:szCs w:val="22"/>
                <w:lang w:val="uk-UA"/>
              </w:rPr>
              <w:t>4</w:t>
            </w:r>
            <w:r w:rsidR="0040380D" w:rsidRPr="00FB0AF8">
              <w:rPr>
                <w:sz w:val="22"/>
                <w:szCs w:val="22"/>
              </w:rPr>
              <w:t xml:space="preserve">  -  є загальновідомою і загальнодоступною;</w:t>
            </w:r>
          </w:p>
        </w:tc>
      </w:tr>
      <w:tr w:rsidR="0040380D" w:rsidRPr="00FB0AF8" w14:paraId="3EAA2B7E" w14:textId="77777777" w:rsidTr="00364D5B">
        <w:tc>
          <w:tcPr>
            <w:tcW w:w="9747" w:type="dxa"/>
          </w:tcPr>
          <w:p w14:paraId="360D7E11" w14:textId="77777777" w:rsidR="0040380D" w:rsidRPr="00FB0AF8" w:rsidRDefault="00364D5B" w:rsidP="00364D5B">
            <w:pPr>
              <w:pBdr>
                <w:top w:val="nil"/>
                <w:left w:val="nil"/>
                <w:bottom w:val="nil"/>
                <w:right w:val="nil"/>
                <w:between w:val="nil"/>
              </w:pBdr>
              <w:jc w:val="both"/>
              <w:rPr>
                <w:color w:val="000000"/>
                <w:sz w:val="22"/>
                <w:szCs w:val="22"/>
              </w:rPr>
            </w:pPr>
            <w:r w:rsidRPr="00FB0AF8">
              <w:rPr>
                <w:color w:val="000000"/>
                <w:sz w:val="22"/>
                <w:szCs w:val="22"/>
                <w:lang w:val="uk-UA"/>
              </w:rPr>
              <w:t xml:space="preserve">             </w:t>
            </w:r>
            <w:r w:rsidR="0040380D" w:rsidRPr="00FB0AF8">
              <w:rPr>
                <w:color w:val="000000"/>
                <w:sz w:val="22"/>
                <w:szCs w:val="22"/>
                <w:lang w:val="uk-UA"/>
              </w:rPr>
              <w:t>9</w:t>
            </w:r>
            <w:r w:rsidR="0040380D" w:rsidRPr="00FB0AF8">
              <w:rPr>
                <w:color w:val="000000"/>
                <w:sz w:val="22"/>
                <w:szCs w:val="22"/>
              </w:rPr>
              <w:t>.</w:t>
            </w:r>
            <w:r w:rsidR="0040380D" w:rsidRPr="00FB0AF8">
              <w:rPr>
                <w:color w:val="000000"/>
                <w:sz w:val="22"/>
                <w:szCs w:val="22"/>
                <w:lang w:val="uk-UA"/>
              </w:rPr>
              <w:t>5</w:t>
            </w:r>
            <w:r w:rsidR="0040380D" w:rsidRPr="00FB0AF8">
              <w:rPr>
                <w:color w:val="000000"/>
                <w:sz w:val="22"/>
                <w:szCs w:val="22"/>
              </w:rPr>
              <w:t>.</w:t>
            </w:r>
            <w:r w:rsidR="0040380D" w:rsidRPr="00FB0AF8">
              <w:rPr>
                <w:color w:val="000000"/>
                <w:sz w:val="22"/>
                <w:szCs w:val="22"/>
                <w:lang w:val="uk-UA"/>
              </w:rPr>
              <w:t>5</w:t>
            </w:r>
            <w:r w:rsidR="0040380D" w:rsidRPr="00FB0AF8">
              <w:rPr>
                <w:color w:val="000000"/>
                <w:sz w:val="22"/>
                <w:szCs w:val="22"/>
              </w:rPr>
              <w:t xml:space="preserve"> </w:t>
            </w:r>
            <w:r w:rsidRPr="00FB0AF8">
              <w:rPr>
                <w:color w:val="000000"/>
                <w:sz w:val="22"/>
                <w:szCs w:val="22"/>
                <w:lang w:val="uk-UA"/>
              </w:rPr>
              <w:t xml:space="preserve"> </w:t>
            </w:r>
            <w:r w:rsidR="0040380D" w:rsidRPr="00FB0AF8">
              <w:rPr>
                <w:color w:val="000000"/>
                <w:sz w:val="22"/>
                <w:szCs w:val="22"/>
              </w:rPr>
              <w:t>-  стає відомою отримуючій Стороні на неконфіденційній основі з іншого джерела, ніж розкриваюча Сторона;</w:t>
            </w:r>
          </w:p>
        </w:tc>
      </w:tr>
      <w:tr w:rsidR="0040380D" w:rsidRPr="00FB0AF8" w14:paraId="12FF2AC8" w14:textId="77777777" w:rsidTr="00364D5B">
        <w:tc>
          <w:tcPr>
            <w:tcW w:w="9747" w:type="dxa"/>
          </w:tcPr>
          <w:p w14:paraId="21534808" w14:textId="77777777" w:rsidR="0040380D" w:rsidRPr="00FB0AF8" w:rsidRDefault="00364D5B" w:rsidP="00364D5B">
            <w:pPr>
              <w:jc w:val="both"/>
              <w:rPr>
                <w:sz w:val="22"/>
                <w:szCs w:val="22"/>
              </w:rPr>
            </w:pPr>
            <w:r w:rsidRPr="00FB0AF8">
              <w:rPr>
                <w:sz w:val="22"/>
                <w:szCs w:val="22"/>
                <w:lang w:val="uk-UA"/>
              </w:rPr>
              <w:t xml:space="preserve">             </w:t>
            </w:r>
            <w:r w:rsidR="0040380D" w:rsidRPr="00FB0AF8">
              <w:rPr>
                <w:sz w:val="22"/>
                <w:szCs w:val="22"/>
                <w:lang w:val="uk-UA"/>
              </w:rPr>
              <w:t>9</w:t>
            </w:r>
            <w:r w:rsidR="0040380D" w:rsidRPr="00FB0AF8">
              <w:rPr>
                <w:sz w:val="22"/>
                <w:szCs w:val="22"/>
              </w:rPr>
              <w:t>.</w:t>
            </w:r>
            <w:r w:rsidR="0040380D" w:rsidRPr="00FB0AF8">
              <w:rPr>
                <w:sz w:val="22"/>
                <w:szCs w:val="22"/>
                <w:lang w:val="uk-UA"/>
              </w:rPr>
              <w:t>5</w:t>
            </w:r>
            <w:r w:rsidR="0040380D" w:rsidRPr="00FB0AF8">
              <w:rPr>
                <w:sz w:val="22"/>
                <w:szCs w:val="22"/>
              </w:rPr>
              <w:t>.</w:t>
            </w:r>
            <w:r w:rsidR="0040380D" w:rsidRPr="00FB0AF8">
              <w:rPr>
                <w:sz w:val="22"/>
                <w:szCs w:val="22"/>
                <w:lang w:val="uk-UA"/>
              </w:rPr>
              <w:t>6</w:t>
            </w:r>
            <w:r w:rsidRPr="00FB0AF8">
              <w:rPr>
                <w:sz w:val="22"/>
                <w:szCs w:val="22"/>
                <w:lang w:val="uk-UA"/>
              </w:rPr>
              <w:t xml:space="preserve"> </w:t>
            </w:r>
            <w:r w:rsidR="0040380D" w:rsidRPr="00FB0AF8">
              <w:rPr>
                <w:sz w:val="22"/>
                <w:szCs w:val="22"/>
              </w:rPr>
              <w:t xml:space="preserve"> - </w:t>
            </w:r>
            <w:r w:rsidRPr="00FB0AF8">
              <w:rPr>
                <w:sz w:val="22"/>
                <w:szCs w:val="22"/>
                <w:lang w:val="uk-UA"/>
              </w:rPr>
              <w:t xml:space="preserve"> </w:t>
            </w:r>
            <w:r w:rsidR="0040380D" w:rsidRPr="00FB0AF8">
              <w:rPr>
                <w:sz w:val="22"/>
                <w:szCs w:val="22"/>
              </w:rPr>
              <w:t>якщо розкриваюча Сторона не вживає заходів щодо забезпечення конфіденційності такої інформації;</w:t>
            </w:r>
          </w:p>
        </w:tc>
      </w:tr>
      <w:tr w:rsidR="0040380D" w:rsidRPr="00FB0AF8" w14:paraId="7511F661" w14:textId="77777777" w:rsidTr="00364D5B">
        <w:tc>
          <w:tcPr>
            <w:tcW w:w="9747" w:type="dxa"/>
          </w:tcPr>
          <w:p w14:paraId="62190642" w14:textId="77777777" w:rsidR="0040380D" w:rsidRPr="00FB0AF8" w:rsidRDefault="00364D5B" w:rsidP="00364D5B">
            <w:pPr>
              <w:pBdr>
                <w:top w:val="nil"/>
                <w:left w:val="nil"/>
                <w:bottom w:val="nil"/>
                <w:right w:val="nil"/>
                <w:between w:val="nil"/>
              </w:pBdr>
              <w:jc w:val="both"/>
              <w:rPr>
                <w:color w:val="000000"/>
                <w:sz w:val="22"/>
                <w:szCs w:val="22"/>
              </w:rPr>
            </w:pPr>
            <w:r w:rsidRPr="00FB0AF8">
              <w:rPr>
                <w:color w:val="000000"/>
                <w:sz w:val="22"/>
                <w:szCs w:val="22"/>
                <w:lang w:val="uk-UA"/>
              </w:rPr>
              <w:t xml:space="preserve">            </w:t>
            </w:r>
            <w:r w:rsidR="0040380D" w:rsidRPr="00FB0AF8">
              <w:rPr>
                <w:color w:val="000000"/>
                <w:sz w:val="22"/>
                <w:szCs w:val="22"/>
                <w:lang w:val="uk-UA"/>
              </w:rPr>
              <w:t>9</w:t>
            </w:r>
            <w:r w:rsidR="0040380D" w:rsidRPr="00FB0AF8">
              <w:rPr>
                <w:color w:val="000000"/>
                <w:sz w:val="22"/>
                <w:szCs w:val="22"/>
              </w:rPr>
              <w:t>.</w:t>
            </w:r>
            <w:r w:rsidR="0040380D" w:rsidRPr="00FB0AF8">
              <w:rPr>
                <w:color w:val="000000"/>
                <w:sz w:val="22"/>
                <w:szCs w:val="22"/>
                <w:lang w:val="uk-UA"/>
              </w:rPr>
              <w:t>5</w:t>
            </w:r>
            <w:r w:rsidR="0040380D" w:rsidRPr="00FB0AF8">
              <w:rPr>
                <w:color w:val="000000"/>
                <w:sz w:val="22"/>
                <w:szCs w:val="22"/>
              </w:rPr>
              <w:t>.</w:t>
            </w:r>
            <w:r w:rsidR="0040380D" w:rsidRPr="00FB0AF8">
              <w:rPr>
                <w:color w:val="000000"/>
                <w:sz w:val="22"/>
                <w:szCs w:val="22"/>
                <w:lang w:val="uk-UA"/>
              </w:rPr>
              <w:t>7</w:t>
            </w:r>
            <w:r w:rsidRPr="00FB0AF8">
              <w:rPr>
                <w:color w:val="000000"/>
                <w:sz w:val="22"/>
                <w:szCs w:val="22"/>
              </w:rPr>
              <w:t xml:space="preserve"> </w:t>
            </w:r>
            <w:r w:rsidR="0040380D" w:rsidRPr="00FB0AF8">
              <w:rPr>
                <w:color w:val="000000"/>
                <w:sz w:val="22"/>
                <w:szCs w:val="22"/>
              </w:rPr>
              <w:t>- розроблена отримуючою Стороною без використання інформації, наданої розкриваючою Стороною, або інформації, що має конфіденційний характер;</w:t>
            </w:r>
          </w:p>
        </w:tc>
      </w:tr>
      <w:tr w:rsidR="0040380D" w:rsidRPr="00FB0AF8" w14:paraId="3EB753A1" w14:textId="77777777" w:rsidTr="00364D5B">
        <w:tc>
          <w:tcPr>
            <w:tcW w:w="9747" w:type="dxa"/>
          </w:tcPr>
          <w:p w14:paraId="4D25D05D" w14:textId="77777777" w:rsidR="0040380D" w:rsidRPr="00FB0AF8" w:rsidRDefault="00364D5B" w:rsidP="00364D5B">
            <w:pPr>
              <w:jc w:val="both"/>
              <w:rPr>
                <w:sz w:val="22"/>
                <w:szCs w:val="22"/>
              </w:rPr>
            </w:pPr>
            <w:r w:rsidRPr="00FB0AF8">
              <w:rPr>
                <w:sz w:val="22"/>
                <w:szCs w:val="22"/>
                <w:lang w:val="uk-UA"/>
              </w:rPr>
              <w:t xml:space="preserve">            </w:t>
            </w:r>
            <w:r w:rsidR="0040380D" w:rsidRPr="00FB0AF8">
              <w:rPr>
                <w:sz w:val="22"/>
                <w:szCs w:val="22"/>
                <w:lang w:val="uk-UA"/>
              </w:rPr>
              <w:t>9</w:t>
            </w:r>
            <w:r w:rsidR="0040380D" w:rsidRPr="00FB0AF8">
              <w:rPr>
                <w:sz w:val="22"/>
                <w:szCs w:val="22"/>
              </w:rPr>
              <w:t>.</w:t>
            </w:r>
            <w:r w:rsidR="0040380D" w:rsidRPr="00FB0AF8">
              <w:rPr>
                <w:sz w:val="22"/>
                <w:szCs w:val="22"/>
                <w:lang w:val="uk-UA"/>
              </w:rPr>
              <w:t>5</w:t>
            </w:r>
            <w:r w:rsidR="0040380D" w:rsidRPr="00FB0AF8">
              <w:rPr>
                <w:sz w:val="22"/>
                <w:szCs w:val="22"/>
              </w:rPr>
              <w:t>.</w:t>
            </w:r>
            <w:r w:rsidR="0040380D" w:rsidRPr="00FB0AF8">
              <w:rPr>
                <w:sz w:val="22"/>
                <w:szCs w:val="22"/>
                <w:lang w:val="uk-UA"/>
              </w:rPr>
              <w:t>8</w:t>
            </w:r>
            <w:r w:rsidR="0040380D" w:rsidRPr="00FB0AF8">
              <w:rPr>
                <w:sz w:val="22"/>
                <w:szCs w:val="22"/>
              </w:rPr>
              <w:t xml:space="preserve">   -  повинна розкриватися згідно з вимогами законодавства.</w:t>
            </w:r>
          </w:p>
        </w:tc>
      </w:tr>
      <w:tr w:rsidR="0040380D" w:rsidRPr="001F68CA" w14:paraId="7953F43E" w14:textId="77777777" w:rsidTr="00364D5B">
        <w:tc>
          <w:tcPr>
            <w:tcW w:w="9747" w:type="dxa"/>
          </w:tcPr>
          <w:p w14:paraId="1A102B25" w14:textId="77777777" w:rsidR="0040380D" w:rsidRPr="00FB0AF8" w:rsidRDefault="00364D5B" w:rsidP="00364D5B">
            <w:pPr>
              <w:jc w:val="both"/>
              <w:rPr>
                <w:sz w:val="22"/>
                <w:szCs w:val="22"/>
                <w:lang w:val="uk-UA"/>
              </w:rPr>
            </w:pPr>
            <w:r w:rsidRPr="00FB0AF8">
              <w:rPr>
                <w:sz w:val="22"/>
                <w:szCs w:val="22"/>
                <w:lang w:val="uk-UA"/>
              </w:rPr>
              <w:t xml:space="preserve">            </w:t>
            </w:r>
            <w:r w:rsidR="0040380D" w:rsidRPr="00FB0AF8">
              <w:rPr>
                <w:sz w:val="22"/>
                <w:szCs w:val="22"/>
                <w:lang w:val="uk-UA"/>
              </w:rPr>
              <w:t>9.5.9. Виконавець зобов'язується  не розголошувати конфіденційну інформацію третім особам, за винятком випадків, коли між Сторонами існує письмова угода про інше, а також з урахуванням положень цієї статті. Кожна із Сторін має право надавати своїм співробітникам доступ до конфіденційної інформації, якщо це необхідно для виконання цього Договору або для забезпечення діяльності такої Сторони. Вищеназвані співробітники повинні бути ознайомлені із зобов'язаннями Сторін щодо конфіденційної інформації за цим Договором.</w:t>
            </w:r>
          </w:p>
        </w:tc>
      </w:tr>
      <w:tr w:rsidR="0040380D" w:rsidRPr="001F68CA" w14:paraId="0AD08CCF" w14:textId="77777777" w:rsidTr="00364D5B">
        <w:tc>
          <w:tcPr>
            <w:tcW w:w="9747" w:type="dxa"/>
          </w:tcPr>
          <w:p w14:paraId="24CDEB81" w14:textId="77777777" w:rsidR="0040380D" w:rsidRPr="00FB0AF8" w:rsidRDefault="00364D5B" w:rsidP="00364D5B">
            <w:pPr>
              <w:jc w:val="both"/>
              <w:rPr>
                <w:sz w:val="22"/>
                <w:szCs w:val="22"/>
                <w:lang w:val="uk-UA"/>
              </w:rPr>
            </w:pPr>
            <w:r w:rsidRPr="00FB0AF8">
              <w:rPr>
                <w:sz w:val="22"/>
                <w:szCs w:val="22"/>
                <w:lang w:val="uk-UA"/>
              </w:rPr>
              <w:t xml:space="preserve">             </w:t>
            </w:r>
            <w:r w:rsidR="0040380D" w:rsidRPr="00FB0AF8">
              <w:rPr>
                <w:sz w:val="22"/>
                <w:szCs w:val="22"/>
                <w:lang w:val="uk-UA"/>
              </w:rPr>
              <w:t>9.5.10. Повідомлення для преси, публічні та рекламні оголошення, що стосуються цього Договору, можуть бути зроблені однією із Сторін тільки після отримання письмової згоди іншої Сторони.</w:t>
            </w:r>
          </w:p>
        </w:tc>
      </w:tr>
      <w:tr w:rsidR="0040380D" w:rsidRPr="001F68CA" w14:paraId="5E30BC83" w14:textId="77777777" w:rsidTr="00364D5B">
        <w:tc>
          <w:tcPr>
            <w:tcW w:w="9747" w:type="dxa"/>
          </w:tcPr>
          <w:p w14:paraId="7DB6859C" w14:textId="77777777" w:rsidR="0040380D" w:rsidRPr="00FB0AF8" w:rsidRDefault="00364D5B" w:rsidP="00364D5B">
            <w:pPr>
              <w:jc w:val="both"/>
              <w:rPr>
                <w:sz w:val="22"/>
                <w:szCs w:val="22"/>
                <w:lang w:val="uk-UA"/>
              </w:rPr>
            </w:pPr>
            <w:r w:rsidRPr="00FB0AF8">
              <w:rPr>
                <w:sz w:val="22"/>
                <w:szCs w:val="22"/>
                <w:lang w:val="uk-UA"/>
              </w:rPr>
              <w:lastRenderedPageBreak/>
              <w:t xml:space="preserve">             </w:t>
            </w:r>
            <w:r w:rsidR="0040380D" w:rsidRPr="00FB0AF8">
              <w:rPr>
                <w:sz w:val="22"/>
                <w:szCs w:val="22"/>
                <w:lang w:val="uk-UA"/>
              </w:rPr>
              <w:t>9.5.11 На прохання Замовника Виконавець зобов`язаний негайно повернути Замовнику або знищити (на розсуд Замовника) всю конфіденційну інформацію, передану Замовником Виконавцю, у відповідності з цим Договором, у письмовій формі або на електронних носіях, однак за умови, що Виконавець має право зберігати (дотримуючись зобов`язань конфіденційності, передбачених цим Договором) одну копію конфіденційної інформації, необхідні для цілей внутрішнього обліку та перевірки відповідності застосовуваним професійним стандартам.</w:t>
            </w:r>
          </w:p>
        </w:tc>
      </w:tr>
      <w:tr w:rsidR="0040380D" w:rsidRPr="001F68CA" w14:paraId="7E943217" w14:textId="77777777" w:rsidTr="00364D5B">
        <w:tc>
          <w:tcPr>
            <w:tcW w:w="9747" w:type="dxa"/>
          </w:tcPr>
          <w:p w14:paraId="0EBCDDC3" w14:textId="77777777" w:rsidR="0040380D" w:rsidRPr="00FB0AF8" w:rsidRDefault="00364D5B" w:rsidP="00364D5B">
            <w:pPr>
              <w:jc w:val="both"/>
              <w:rPr>
                <w:sz w:val="22"/>
                <w:szCs w:val="22"/>
                <w:lang w:val="uk-UA"/>
              </w:rPr>
            </w:pPr>
            <w:r w:rsidRPr="00FB0AF8">
              <w:rPr>
                <w:sz w:val="22"/>
                <w:szCs w:val="22"/>
                <w:lang w:val="uk-UA"/>
              </w:rPr>
              <w:t xml:space="preserve">             </w:t>
            </w:r>
            <w:r w:rsidR="0040380D" w:rsidRPr="00FB0AF8">
              <w:rPr>
                <w:sz w:val="22"/>
                <w:szCs w:val="22"/>
                <w:lang w:val="uk-UA"/>
              </w:rPr>
              <w:t>9.5.12 Зобов'язання щодо конфіденційності не поширюється на Конфіденційну інформацію, яка повинна бути розкрита відповідно до положень чинних нормативно-правових актів; в такому становищі отримуюча сторона зобов'язується негайно повідомити Сторону, яка розголошує, про такий запит та докладати максимум зусиль, щоб зменшити діапазон розголошення конфіденційної інформації лише конфіденційною інформацією, розголошення якої є необхідною внаслідок чинного законодавства. Приймаюча сторона зобов'язується надавати Стороні, яка розголошує, копії листування з суб'єктами, що вимагають розголошення конфіденційної інформації.</w:t>
            </w:r>
          </w:p>
        </w:tc>
      </w:tr>
      <w:tr w:rsidR="0040380D" w:rsidRPr="00FB0AF8" w14:paraId="7A2A6D3F" w14:textId="77777777" w:rsidTr="00364D5B">
        <w:tc>
          <w:tcPr>
            <w:tcW w:w="9747" w:type="dxa"/>
          </w:tcPr>
          <w:p w14:paraId="16529BA9" w14:textId="77777777" w:rsidR="0040380D" w:rsidRPr="00FB0AF8" w:rsidRDefault="00364D5B" w:rsidP="00364D5B">
            <w:pPr>
              <w:jc w:val="both"/>
              <w:rPr>
                <w:sz w:val="22"/>
                <w:szCs w:val="22"/>
                <w:lang w:val="uk-UA"/>
              </w:rPr>
            </w:pPr>
            <w:r w:rsidRPr="00FB0AF8">
              <w:rPr>
                <w:sz w:val="22"/>
                <w:szCs w:val="22"/>
                <w:lang w:val="uk-UA"/>
              </w:rPr>
              <w:t xml:space="preserve">            </w:t>
            </w:r>
            <w:r w:rsidR="0040380D" w:rsidRPr="00FB0AF8">
              <w:rPr>
                <w:sz w:val="22"/>
                <w:szCs w:val="22"/>
                <w:lang w:val="uk-UA"/>
              </w:rPr>
              <w:t>9.5.13</w:t>
            </w:r>
            <w:r w:rsidR="0040380D" w:rsidRPr="00FB0AF8">
              <w:rPr>
                <w:sz w:val="22"/>
                <w:szCs w:val="22"/>
              </w:rPr>
              <w:t xml:space="preserve"> Ця стаття є чинною протягом  1 (одного) року після закінчення терміну дії або д</w:t>
            </w:r>
            <w:r w:rsidR="001141EA" w:rsidRPr="00FB0AF8">
              <w:rPr>
                <w:sz w:val="22"/>
                <w:szCs w:val="22"/>
              </w:rPr>
              <w:t>острокового припинення Договору</w:t>
            </w:r>
            <w:r w:rsidR="001141EA" w:rsidRPr="00FB0AF8">
              <w:rPr>
                <w:sz w:val="22"/>
                <w:szCs w:val="22"/>
                <w:lang w:val="uk-UA"/>
              </w:rPr>
              <w:t>.</w:t>
            </w:r>
          </w:p>
        </w:tc>
      </w:tr>
    </w:tbl>
    <w:p w14:paraId="48ADF555" w14:textId="77777777" w:rsidR="00095137" w:rsidRPr="00FB0AF8" w:rsidRDefault="5DA99D4E">
      <w:pPr>
        <w:pStyle w:val="Style14"/>
        <w:widowControl/>
        <w:spacing w:line="240" w:lineRule="auto"/>
        <w:ind w:firstLine="720"/>
      </w:pPr>
      <w:r w:rsidRPr="00FB0AF8">
        <w:rPr>
          <w:sz w:val="22"/>
          <w:szCs w:val="22"/>
          <w:lang w:val="uk-UA"/>
        </w:rPr>
        <w:t>9.6 На момент укладання даного Договору:</w:t>
      </w:r>
    </w:p>
    <w:p w14:paraId="54A9AA00" w14:textId="77777777" w:rsidR="00095137" w:rsidRPr="00FB0AF8" w:rsidRDefault="5DA99D4E">
      <w:pPr>
        <w:pStyle w:val="Style14"/>
        <w:widowControl/>
        <w:spacing w:line="240" w:lineRule="auto"/>
        <w:ind w:firstLine="720"/>
      </w:pPr>
      <w:r w:rsidRPr="00FB0AF8">
        <w:rPr>
          <w:sz w:val="22"/>
          <w:szCs w:val="22"/>
          <w:lang w:val="uk-UA"/>
        </w:rPr>
        <w:t>9.6.1 Виконавець декларує, що має статус платника єдиного податку.</w:t>
      </w:r>
    </w:p>
    <w:p w14:paraId="0BEB9FF7" w14:textId="77777777" w:rsidR="00095137" w:rsidRPr="00FB0AF8" w:rsidRDefault="5DA99D4E">
      <w:pPr>
        <w:pStyle w:val="Style14"/>
        <w:widowControl/>
        <w:spacing w:line="240" w:lineRule="auto"/>
        <w:ind w:firstLine="720"/>
      </w:pPr>
      <w:r w:rsidRPr="00FB0AF8">
        <w:rPr>
          <w:sz w:val="22"/>
          <w:szCs w:val="22"/>
          <w:lang w:val="uk-UA"/>
        </w:rPr>
        <w:t>9.6.2 Замовник декларує, що має статус платника податку на загальних умовах.</w:t>
      </w:r>
    </w:p>
    <w:p w14:paraId="696471AA" w14:textId="77777777" w:rsidR="00095137" w:rsidRPr="00FB0AF8" w:rsidRDefault="5DA99D4E">
      <w:pPr>
        <w:pStyle w:val="Style14"/>
        <w:widowControl/>
        <w:spacing w:line="240" w:lineRule="auto"/>
        <w:ind w:firstLine="720"/>
      </w:pPr>
      <w:r w:rsidRPr="00FB0AF8">
        <w:rPr>
          <w:sz w:val="22"/>
          <w:szCs w:val="22"/>
          <w:lang w:val="uk-UA"/>
        </w:rPr>
        <w:t>9.7 У випадках</w:t>
      </w:r>
      <w:r w:rsidR="00236B6A" w:rsidRPr="00FB0AF8">
        <w:rPr>
          <w:sz w:val="22"/>
          <w:szCs w:val="22"/>
          <w:lang w:val="uk-UA"/>
        </w:rPr>
        <w:t>,</w:t>
      </w:r>
      <w:r w:rsidRPr="00FB0AF8">
        <w:rPr>
          <w:sz w:val="22"/>
          <w:szCs w:val="22"/>
          <w:lang w:val="uk-UA"/>
        </w:rPr>
        <w:t xml:space="preserve"> передбачених даним Договором</w:t>
      </w:r>
      <w:r w:rsidR="00236B6A" w:rsidRPr="00FB0AF8">
        <w:rPr>
          <w:sz w:val="22"/>
          <w:szCs w:val="22"/>
          <w:lang w:val="uk-UA"/>
        </w:rPr>
        <w:t>,</w:t>
      </w:r>
      <w:r w:rsidRPr="00FB0AF8">
        <w:rPr>
          <w:sz w:val="22"/>
          <w:szCs w:val="22"/>
          <w:lang w:val="uk-UA"/>
        </w:rPr>
        <w:t xml:space="preserve"> Сторони керуються чинним законодавством України.</w:t>
      </w:r>
    </w:p>
    <w:p w14:paraId="4D6963AB" w14:textId="77777777" w:rsidR="00095137" w:rsidRPr="00FB0AF8" w:rsidRDefault="5DA99D4E">
      <w:pPr>
        <w:pStyle w:val="Style14"/>
        <w:widowControl/>
        <w:spacing w:line="240" w:lineRule="auto"/>
        <w:ind w:firstLine="720"/>
      </w:pPr>
      <w:r w:rsidRPr="00FB0AF8">
        <w:rPr>
          <w:sz w:val="22"/>
          <w:szCs w:val="22"/>
          <w:lang w:val="uk-UA"/>
        </w:rPr>
        <w:t>9.8 При зміні юридичної адреси, інших реквізитів, статусу як платника податку на прибуток підприємства, чи умови його сплати, а також при проведенні реорганізації чи початку процедури банкрутства або ліквідації</w:t>
      </w:r>
      <w:r w:rsidR="007C332D" w:rsidRPr="00FB0AF8">
        <w:rPr>
          <w:sz w:val="22"/>
          <w:szCs w:val="22"/>
        </w:rPr>
        <w:t xml:space="preserve"> </w:t>
      </w:r>
      <w:r w:rsidRPr="00FB0AF8">
        <w:rPr>
          <w:sz w:val="22"/>
          <w:szCs w:val="22"/>
          <w:lang w:val="uk-UA"/>
        </w:rPr>
        <w:t>Сторони зобов’язані повідомити одна одну в письмовій формі протягом 5 (п’яти) робочих днів з дати виникнення однієї із зазначених вище обставин.</w:t>
      </w:r>
    </w:p>
    <w:p w14:paraId="5F2179F3" w14:textId="77777777" w:rsidR="00095137" w:rsidRPr="00FB0AF8" w:rsidRDefault="00095137">
      <w:pPr>
        <w:pStyle w:val="Style14"/>
        <w:widowControl/>
        <w:spacing w:line="288" w:lineRule="auto"/>
        <w:ind w:firstLine="720"/>
        <w:rPr>
          <w:sz w:val="22"/>
          <w:szCs w:val="22"/>
          <w:lang w:val="uk-UA"/>
        </w:rPr>
      </w:pPr>
    </w:p>
    <w:p w14:paraId="22504F86" w14:textId="77777777" w:rsidR="00095137" w:rsidRPr="00FB0AF8" w:rsidRDefault="5DA99D4E">
      <w:pPr>
        <w:pStyle w:val="a8"/>
        <w:spacing w:line="288" w:lineRule="auto"/>
        <w:ind w:right="0" w:firstLine="0"/>
        <w:jc w:val="center"/>
      </w:pPr>
      <w:r w:rsidRPr="00FB0AF8">
        <w:rPr>
          <w:b/>
          <w:bCs/>
          <w:sz w:val="22"/>
          <w:szCs w:val="22"/>
          <w:lang w:val="uk-UA" w:eastAsia="uk-UA"/>
        </w:rPr>
        <w:t>10 АДРЕСИ І БАНКІВСЬКІ РЕКВІЗИТИ СТОРІН</w:t>
      </w:r>
    </w:p>
    <w:p w14:paraId="7E077EE6" w14:textId="77777777" w:rsidR="00095137" w:rsidRPr="00FB0AF8" w:rsidRDefault="00095137">
      <w:pPr>
        <w:pStyle w:val="a8"/>
        <w:ind w:right="0" w:firstLine="0"/>
        <w:jc w:val="center"/>
        <w:rPr>
          <w:bCs/>
          <w:sz w:val="22"/>
          <w:szCs w:val="22"/>
          <w:lang w:val="uk-UA" w:eastAsia="uk-UA"/>
        </w:rPr>
      </w:pPr>
    </w:p>
    <w:tbl>
      <w:tblPr>
        <w:tblW w:w="10188" w:type="dxa"/>
        <w:tblLayout w:type="fixed"/>
        <w:tblLook w:val="0000" w:firstRow="0" w:lastRow="0" w:firstColumn="0" w:lastColumn="0" w:noHBand="0" w:noVBand="0"/>
      </w:tblPr>
      <w:tblGrid>
        <w:gridCol w:w="5353"/>
        <w:gridCol w:w="4835"/>
      </w:tblGrid>
      <w:tr w:rsidR="00095137" w:rsidRPr="00FB0AF8" w14:paraId="57B1C621" w14:textId="77777777" w:rsidTr="000A3A27">
        <w:trPr>
          <w:trHeight w:val="2670"/>
        </w:trPr>
        <w:tc>
          <w:tcPr>
            <w:tcW w:w="5353" w:type="dxa"/>
            <w:shd w:val="clear" w:color="auto" w:fill="auto"/>
          </w:tcPr>
          <w:p w14:paraId="009C38BE" w14:textId="77777777" w:rsidR="00095137" w:rsidRPr="00FB0AF8" w:rsidRDefault="5DA99D4E">
            <w:pPr>
              <w:pStyle w:val="10"/>
              <w:rPr>
                <w:lang w:val="uk-UA"/>
              </w:rPr>
            </w:pPr>
            <w:r w:rsidRPr="00FB0AF8">
              <w:rPr>
                <w:rFonts w:ascii="Times New Roman" w:eastAsia="Times New Roman" w:hAnsi="Times New Roman" w:cs="Times New Roman"/>
                <w:b/>
                <w:bCs/>
                <w:sz w:val="20"/>
                <w:szCs w:val="20"/>
                <w:lang w:val="uk-UA"/>
              </w:rPr>
              <w:t xml:space="preserve">ВИКОНАВЕЦЬ: </w:t>
            </w:r>
          </w:p>
          <w:p w14:paraId="5D3AC391" w14:textId="77777777" w:rsidR="000A3A27" w:rsidRPr="00AF6806" w:rsidRDefault="000A3A27" w:rsidP="000A3A27">
            <w:pPr>
              <w:pStyle w:val="10"/>
              <w:rPr>
                <w:rFonts w:ascii="Times New Roman" w:hAnsi="Times New Roman" w:cs="Times New Roman"/>
                <w:b/>
                <w:color w:val="4472C4" w:themeColor="accent1"/>
                <w:sz w:val="20"/>
                <w:szCs w:val="20"/>
                <w:lang w:val="uk-UA"/>
              </w:rPr>
            </w:pPr>
            <w:r w:rsidRPr="00AF6806">
              <w:rPr>
                <w:rFonts w:ascii="Times New Roman" w:hAnsi="Times New Roman" w:cs="Times New Roman"/>
                <w:b/>
                <w:color w:val="4472C4" w:themeColor="accent1"/>
                <w:sz w:val="20"/>
                <w:szCs w:val="20"/>
                <w:lang w:val="uk-UA"/>
              </w:rPr>
              <w:t>____________________________</w:t>
            </w:r>
          </w:p>
          <w:p w14:paraId="326D69DE" w14:textId="77777777" w:rsidR="000A3A27" w:rsidRPr="00AF6806" w:rsidRDefault="000A3A27" w:rsidP="000A3A27">
            <w:pPr>
              <w:rPr>
                <w:color w:val="4472C4" w:themeColor="accent1"/>
                <w:lang w:val="uk-UA"/>
              </w:rPr>
            </w:pPr>
            <w:r w:rsidRPr="00AF6806">
              <w:rPr>
                <w:color w:val="4472C4" w:themeColor="accent1"/>
                <w:lang w:val="uk-UA"/>
              </w:rPr>
              <w:t>____________________________</w:t>
            </w:r>
          </w:p>
          <w:p w14:paraId="2A833B79" w14:textId="77777777" w:rsidR="000A3A27" w:rsidRPr="00AF6806" w:rsidRDefault="000A3A27" w:rsidP="000A3A27">
            <w:pPr>
              <w:rPr>
                <w:color w:val="4472C4" w:themeColor="accent1"/>
                <w:lang w:val="uk-UA"/>
              </w:rPr>
            </w:pPr>
            <w:r w:rsidRPr="00AF6806">
              <w:rPr>
                <w:color w:val="4472C4" w:themeColor="accent1"/>
                <w:lang w:val="uk-UA"/>
              </w:rPr>
              <w:t>____________________________</w:t>
            </w:r>
          </w:p>
          <w:p w14:paraId="078D51EC" w14:textId="77777777" w:rsidR="000A3A27" w:rsidRPr="00AF6806" w:rsidRDefault="000A3A27" w:rsidP="000A3A27">
            <w:pPr>
              <w:rPr>
                <w:color w:val="4472C4" w:themeColor="accent1"/>
                <w:lang w:val="uk-UA"/>
              </w:rPr>
            </w:pPr>
            <w:r w:rsidRPr="00AF6806">
              <w:rPr>
                <w:color w:val="4472C4" w:themeColor="accent1"/>
                <w:lang w:val="uk-UA"/>
              </w:rPr>
              <w:t>____________________________</w:t>
            </w:r>
          </w:p>
          <w:p w14:paraId="538C90B7" w14:textId="77777777" w:rsidR="000A3A27" w:rsidRPr="00AF6806" w:rsidRDefault="000A3A27" w:rsidP="000A3A27">
            <w:pPr>
              <w:rPr>
                <w:color w:val="4472C4" w:themeColor="accent1"/>
                <w:lang w:val="uk-UA"/>
              </w:rPr>
            </w:pPr>
            <w:r w:rsidRPr="00AF6806">
              <w:rPr>
                <w:color w:val="4472C4" w:themeColor="accent1"/>
                <w:lang w:val="uk-UA"/>
              </w:rPr>
              <w:t>____________________________</w:t>
            </w:r>
          </w:p>
          <w:p w14:paraId="043975D1" w14:textId="5298AF58" w:rsidR="00266D9E" w:rsidRPr="00AF6806" w:rsidRDefault="000A3A27" w:rsidP="000A3A27">
            <w:pPr>
              <w:suppressLineNumbers/>
              <w:rPr>
                <w:b/>
                <w:bCs/>
                <w:color w:val="4472C4" w:themeColor="accent1"/>
                <w:lang w:val="uk-UA"/>
              </w:rPr>
            </w:pPr>
            <w:r w:rsidRPr="00AF6806">
              <w:rPr>
                <w:color w:val="4472C4" w:themeColor="accent1"/>
                <w:lang w:val="uk-UA"/>
              </w:rPr>
              <w:t>____________________________</w:t>
            </w:r>
          </w:p>
          <w:p w14:paraId="61FE8419" w14:textId="60BEF153" w:rsidR="00095137" w:rsidRPr="00266D9E" w:rsidRDefault="00095137" w:rsidP="00B05146">
            <w:pPr>
              <w:shd w:val="clear" w:color="auto" w:fill="FFFFFF" w:themeFill="background1"/>
              <w:spacing w:after="100" w:line="276" w:lineRule="auto"/>
              <w:rPr>
                <w:b/>
                <w:lang w:val="uk-UA"/>
              </w:rPr>
            </w:pPr>
          </w:p>
        </w:tc>
        <w:tc>
          <w:tcPr>
            <w:tcW w:w="4835" w:type="dxa"/>
            <w:shd w:val="clear" w:color="auto" w:fill="auto"/>
          </w:tcPr>
          <w:p w14:paraId="717CEE38" w14:textId="77777777" w:rsidR="000A3A27" w:rsidRPr="0062106B" w:rsidRDefault="5DA99D4E" w:rsidP="000A3A27">
            <w:pPr>
              <w:pStyle w:val="10"/>
              <w:rPr>
                <w:lang w:val="uk-UA"/>
              </w:rPr>
            </w:pPr>
            <w:r w:rsidRPr="00FB0AF8">
              <w:rPr>
                <w:rFonts w:ascii="Times New Roman" w:eastAsia="Times New Roman" w:hAnsi="Times New Roman" w:cs="Times New Roman"/>
                <w:b/>
                <w:bCs/>
                <w:sz w:val="20"/>
                <w:szCs w:val="20"/>
                <w:lang w:val="uk-UA"/>
              </w:rPr>
              <w:t>ЗАМОВНИК:</w:t>
            </w:r>
          </w:p>
          <w:p w14:paraId="60CBC8F0" w14:textId="77777777" w:rsidR="000A3A27" w:rsidRPr="00AF6806" w:rsidRDefault="000A3A27" w:rsidP="000A3A27">
            <w:pPr>
              <w:pStyle w:val="10"/>
              <w:rPr>
                <w:rFonts w:ascii="Times New Roman" w:hAnsi="Times New Roman" w:cs="Times New Roman"/>
                <w:b/>
                <w:color w:val="FF0000"/>
                <w:sz w:val="20"/>
                <w:szCs w:val="20"/>
                <w:lang w:val="uk-UA"/>
              </w:rPr>
            </w:pPr>
            <w:r w:rsidRPr="00AF6806">
              <w:rPr>
                <w:rFonts w:ascii="Times New Roman" w:hAnsi="Times New Roman" w:cs="Times New Roman"/>
                <w:b/>
                <w:color w:val="FF0000"/>
                <w:sz w:val="20"/>
                <w:szCs w:val="20"/>
                <w:lang w:val="uk-UA"/>
              </w:rPr>
              <w:t>____________________________</w:t>
            </w:r>
          </w:p>
          <w:p w14:paraId="2A0FA146" w14:textId="77777777" w:rsidR="00095137" w:rsidRPr="00AF6806" w:rsidRDefault="000A3A27" w:rsidP="004A7C8C">
            <w:pPr>
              <w:rPr>
                <w:color w:val="FF0000"/>
                <w:lang w:val="uk-UA"/>
              </w:rPr>
            </w:pPr>
            <w:r w:rsidRPr="00AF6806">
              <w:rPr>
                <w:color w:val="FF0000"/>
                <w:lang w:val="uk-UA"/>
              </w:rPr>
              <w:t>____________________________</w:t>
            </w:r>
          </w:p>
          <w:p w14:paraId="3172749C" w14:textId="77777777" w:rsidR="000A3A27" w:rsidRPr="00AF6806" w:rsidRDefault="000A3A27" w:rsidP="004A7C8C">
            <w:pPr>
              <w:rPr>
                <w:color w:val="FF0000"/>
                <w:lang w:val="uk-UA"/>
              </w:rPr>
            </w:pPr>
            <w:r w:rsidRPr="00AF6806">
              <w:rPr>
                <w:color w:val="FF0000"/>
                <w:lang w:val="uk-UA"/>
              </w:rPr>
              <w:t>____________________________</w:t>
            </w:r>
          </w:p>
          <w:p w14:paraId="468D9CD0" w14:textId="77777777" w:rsidR="000A3A27" w:rsidRPr="00AF6806" w:rsidRDefault="000A3A27" w:rsidP="004A7C8C">
            <w:pPr>
              <w:rPr>
                <w:color w:val="FF0000"/>
                <w:lang w:val="uk-UA"/>
              </w:rPr>
            </w:pPr>
            <w:r w:rsidRPr="00AF6806">
              <w:rPr>
                <w:color w:val="FF0000"/>
                <w:lang w:val="uk-UA"/>
              </w:rPr>
              <w:t>____________________________</w:t>
            </w:r>
          </w:p>
          <w:p w14:paraId="26374BF7" w14:textId="77777777" w:rsidR="000A3A27" w:rsidRPr="00AF6806" w:rsidRDefault="000A3A27" w:rsidP="004A7C8C">
            <w:pPr>
              <w:rPr>
                <w:color w:val="FF0000"/>
                <w:lang w:val="uk-UA"/>
              </w:rPr>
            </w:pPr>
            <w:r w:rsidRPr="00AF6806">
              <w:rPr>
                <w:color w:val="FF0000"/>
                <w:lang w:val="uk-UA"/>
              </w:rPr>
              <w:t>____________________________</w:t>
            </w:r>
          </w:p>
          <w:p w14:paraId="4B46016E" w14:textId="6F597DC9" w:rsidR="000A3A27" w:rsidRPr="00FB0AF8" w:rsidRDefault="000A3A27" w:rsidP="004A7C8C">
            <w:pPr>
              <w:rPr>
                <w:lang w:val="uk-UA"/>
              </w:rPr>
            </w:pPr>
            <w:r w:rsidRPr="00AF6806">
              <w:rPr>
                <w:color w:val="FF0000"/>
                <w:lang w:val="uk-UA"/>
              </w:rPr>
              <w:t>____________________________</w:t>
            </w:r>
          </w:p>
        </w:tc>
      </w:tr>
      <w:tr w:rsidR="00095137" w:rsidRPr="00FB0AF8" w14:paraId="2E35B5EB" w14:textId="77777777" w:rsidTr="000A3A27">
        <w:trPr>
          <w:trHeight w:val="327"/>
        </w:trPr>
        <w:tc>
          <w:tcPr>
            <w:tcW w:w="10188" w:type="dxa"/>
            <w:gridSpan w:val="2"/>
            <w:shd w:val="clear" w:color="auto" w:fill="auto"/>
          </w:tcPr>
          <w:p w14:paraId="468BAE44" w14:textId="2825E2DA" w:rsidR="000A3A27" w:rsidRPr="00FB0AF8" w:rsidRDefault="5DA99D4E" w:rsidP="000A3A27">
            <w:pPr>
              <w:pStyle w:val="10"/>
              <w:jc w:val="center"/>
            </w:pPr>
            <w:r w:rsidRPr="00FB0AF8">
              <w:rPr>
                <w:rFonts w:ascii="Times New Roman" w:eastAsia="Times New Roman" w:hAnsi="Times New Roman" w:cs="Times New Roman"/>
                <w:i/>
                <w:iCs/>
                <w:sz w:val="20"/>
                <w:szCs w:val="20"/>
                <w:lang w:val="uk-UA"/>
              </w:rPr>
              <w:t>Банківські реквізити</w:t>
            </w:r>
          </w:p>
          <w:p w14:paraId="6C45009F" w14:textId="36FE34FE" w:rsidR="00095137" w:rsidRPr="00FB0AF8" w:rsidRDefault="00095137" w:rsidP="000A3A27">
            <w:pPr>
              <w:suppressLineNumbers/>
              <w:shd w:val="clear" w:color="auto" w:fill="FFFFFF"/>
            </w:pPr>
          </w:p>
        </w:tc>
      </w:tr>
      <w:tr w:rsidR="000A3A27" w14:paraId="3A68FBB7" w14:textId="77777777" w:rsidTr="000A3A27">
        <w:trPr>
          <w:trHeight w:val="3420"/>
        </w:trPr>
        <w:tc>
          <w:tcPr>
            <w:tcW w:w="5353" w:type="dxa"/>
            <w:shd w:val="clear" w:color="auto" w:fill="auto"/>
          </w:tcPr>
          <w:p w14:paraId="60E19C73" w14:textId="77777777" w:rsidR="000A3A27" w:rsidRPr="00AF6806" w:rsidRDefault="000A3A27" w:rsidP="000A3A27">
            <w:pPr>
              <w:pStyle w:val="10"/>
              <w:rPr>
                <w:rFonts w:ascii="Times New Roman" w:hAnsi="Times New Roman" w:cs="Times New Roman"/>
                <w:b/>
                <w:color w:val="4472C4" w:themeColor="accent1"/>
                <w:sz w:val="20"/>
                <w:szCs w:val="20"/>
                <w:lang w:val="uk-UA"/>
              </w:rPr>
            </w:pPr>
            <w:r w:rsidRPr="00AF6806">
              <w:rPr>
                <w:rFonts w:ascii="Times New Roman" w:hAnsi="Times New Roman" w:cs="Times New Roman"/>
                <w:b/>
                <w:color w:val="4472C4" w:themeColor="accent1"/>
                <w:sz w:val="20"/>
                <w:szCs w:val="20"/>
                <w:lang w:val="uk-UA"/>
              </w:rPr>
              <w:t>____________________________</w:t>
            </w:r>
          </w:p>
          <w:p w14:paraId="4A3BDC37" w14:textId="77777777" w:rsidR="000A3A27" w:rsidRPr="00AF6806" w:rsidRDefault="000A3A27" w:rsidP="000A3A27">
            <w:pPr>
              <w:rPr>
                <w:color w:val="4472C4" w:themeColor="accent1"/>
                <w:lang w:val="uk-UA"/>
              </w:rPr>
            </w:pPr>
            <w:r w:rsidRPr="00AF6806">
              <w:rPr>
                <w:color w:val="4472C4" w:themeColor="accent1"/>
                <w:lang w:val="uk-UA"/>
              </w:rPr>
              <w:t>____________________________</w:t>
            </w:r>
          </w:p>
          <w:p w14:paraId="757C0E28" w14:textId="77777777" w:rsidR="000A3A27" w:rsidRPr="00AF6806" w:rsidRDefault="000A3A27" w:rsidP="000A3A27">
            <w:pPr>
              <w:rPr>
                <w:color w:val="4472C4" w:themeColor="accent1"/>
                <w:lang w:val="uk-UA"/>
              </w:rPr>
            </w:pPr>
            <w:r w:rsidRPr="00AF6806">
              <w:rPr>
                <w:color w:val="4472C4" w:themeColor="accent1"/>
                <w:lang w:val="uk-UA"/>
              </w:rPr>
              <w:t>____________________________</w:t>
            </w:r>
          </w:p>
          <w:p w14:paraId="33380F1D" w14:textId="77777777" w:rsidR="000A3A27" w:rsidRPr="00AF6806" w:rsidRDefault="000A3A27" w:rsidP="000A3A27">
            <w:pPr>
              <w:rPr>
                <w:color w:val="4472C4" w:themeColor="accent1"/>
                <w:lang w:val="uk-UA"/>
              </w:rPr>
            </w:pPr>
            <w:r w:rsidRPr="00AF6806">
              <w:rPr>
                <w:color w:val="4472C4" w:themeColor="accent1"/>
                <w:lang w:val="uk-UA"/>
              </w:rPr>
              <w:t>____________________________</w:t>
            </w:r>
          </w:p>
          <w:p w14:paraId="08A8ABAC" w14:textId="77777777" w:rsidR="000A3A27" w:rsidRPr="00AF6806" w:rsidRDefault="000A3A27" w:rsidP="000A3A27">
            <w:pPr>
              <w:rPr>
                <w:color w:val="4472C4" w:themeColor="accent1"/>
                <w:lang w:val="uk-UA"/>
              </w:rPr>
            </w:pPr>
            <w:r w:rsidRPr="00AF6806">
              <w:rPr>
                <w:color w:val="4472C4" w:themeColor="accent1"/>
                <w:lang w:val="uk-UA"/>
              </w:rPr>
              <w:t>____________________________</w:t>
            </w:r>
          </w:p>
          <w:p w14:paraId="49CE9AAF" w14:textId="77777777" w:rsidR="000A3A27" w:rsidRPr="00AF6806" w:rsidRDefault="000A3A27" w:rsidP="000A3A27">
            <w:pPr>
              <w:suppressLineNumbers/>
              <w:rPr>
                <w:b/>
                <w:bCs/>
                <w:color w:val="4472C4" w:themeColor="accent1"/>
                <w:lang w:val="uk-UA"/>
              </w:rPr>
            </w:pPr>
            <w:r w:rsidRPr="00AF6806">
              <w:rPr>
                <w:color w:val="4472C4" w:themeColor="accent1"/>
                <w:lang w:val="uk-UA"/>
              </w:rPr>
              <w:t>____________________________</w:t>
            </w:r>
          </w:p>
          <w:p w14:paraId="4D8CFD3D" w14:textId="6D75D029" w:rsidR="000A3A27" w:rsidRPr="00FB0AF8" w:rsidRDefault="000A3A27" w:rsidP="000A3A27">
            <w:pPr>
              <w:pStyle w:val="10"/>
              <w:rPr>
                <w:lang w:val="uk-UA"/>
              </w:rPr>
            </w:pPr>
          </w:p>
        </w:tc>
        <w:tc>
          <w:tcPr>
            <w:tcW w:w="4835" w:type="dxa"/>
            <w:shd w:val="clear" w:color="auto" w:fill="auto"/>
          </w:tcPr>
          <w:p w14:paraId="25D5C782" w14:textId="2CA273BB" w:rsidR="000A3A27" w:rsidRPr="00AF6806" w:rsidRDefault="000A3A27" w:rsidP="000A3A27">
            <w:pPr>
              <w:pStyle w:val="10"/>
              <w:rPr>
                <w:rFonts w:ascii="Times New Roman" w:hAnsi="Times New Roman" w:cs="Times New Roman"/>
                <w:b/>
                <w:color w:val="FF0000"/>
                <w:sz w:val="20"/>
                <w:szCs w:val="20"/>
                <w:lang w:val="uk-UA"/>
              </w:rPr>
            </w:pPr>
            <w:r w:rsidRPr="00AF6806">
              <w:rPr>
                <w:rFonts w:ascii="Times New Roman" w:hAnsi="Times New Roman" w:cs="Times New Roman"/>
                <w:b/>
                <w:color w:val="FF0000"/>
                <w:sz w:val="20"/>
                <w:szCs w:val="20"/>
                <w:lang w:val="uk-UA"/>
              </w:rPr>
              <w:t>____________________________</w:t>
            </w:r>
          </w:p>
          <w:p w14:paraId="15539D12" w14:textId="77777777" w:rsidR="000A3A27" w:rsidRPr="00AF6806" w:rsidRDefault="000A3A27" w:rsidP="000A3A27">
            <w:pPr>
              <w:rPr>
                <w:color w:val="FF0000"/>
                <w:lang w:val="uk-UA"/>
              </w:rPr>
            </w:pPr>
            <w:r w:rsidRPr="00AF6806">
              <w:rPr>
                <w:color w:val="FF0000"/>
                <w:lang w:val="uk-UA"/>
              </w:rPr>
              <w:t>____________________________</w:t>
            </w:r>
          </w:p>
          <w:p w14:paraId="43BD8305" w14:textId="77777777" w:rsidR="000A3A27" w:rsidRPr="00AF6806" w:rsidRDefault="000A3A27" w:rsidP="000A3A27">
            <w:pPr>
              <w:rPr>
                <w:color w:val="FF0000"/>
                <w:lang w:val="uk-UA"/>
              </w:rPr>
            </w:pPr>
            <w:r w:rsidRPr="00AF6806">
              <w:rPr>
                <w:color w:val="FF0000"/>
                <w:lang w:val="uk-UA"/>
              </w:rPr>
              <w:t>____________________________</w:t>
            </w:r>
          </w:p>
          <w:p w14:paraId="58583B98" w14:textId="77777777" w:rsidR="000A3A27" w:rsidRPr="00AF6806" w:rsidRDefault="000A3A27" w:rsidP="000A3A27">
            <w:pPr>
              <w:rPr>
                <w:color w:val="FF0000"/>
                <w:lang w:val="uk-UA"/>
              </w:rPr>
            </w:pPr>
            <w:r w:rsidRPr="00AF6806">
              <w:rPr>
                <w:color w:val="FF0000"/>
                <w:lang w:val="uk-UA"/>
              </w:rPr>
              <w:t>____________________________</w:t>
            </w:r>
          </w:p>
          <w:p w14:paraId="4BF31BD2" w14:textId="77777777" w:rsidR="000A3A27" w:rsidRPr="00AF6806" w:rsidRDefault="000A3A27" w:rsidP="000A3A27">
            <w:pPr>
              <w:rPr>
                <w:color w:val="FF0000"/>
                <w:lang w:val="uk-UA"/>
              </w:rPr>
            </w:pPr>
            <w:r w:rsidRPr="00AF6806">
              <w:rPr>
                <w:color w:val="FF0000"/>
                <w:lang w:val="uk-UA"/>
              </w:rPr>
              <w:t>____________________________</w:t>
            </w:r>
          </w:p>
          <w:p w14:paraId="43EB715E" w14:textId="674D4BEA" w:rsidR="000A3A27" w:rsidRDefault="000A3A27" w:rsidP="000A3A27">
            <w:pPr>
              <w:pStyle w:val="10"/>
              <w:rPr>
                <w:rFonts w:ascii="Times New Roman" w:hAnsi="Times New Roman" w:cs="Times New Roman"/>
                <w:sz w:val="20"/>
                <w:szCs w:val="20"/>
                <w:lang w:val="uk-UA"/>
              </w:rPr>
            </w:pPr>
            <w:r w:rsidRPr="00AF6806">
              <w:rPr>
                <w:color w:val="FF0000"/>
                <w:lang w:val="uk-UA"/>
              </w:rPr>
              <w:t>__________________________</w:t>
            </w:r>
          </w:p>
        </w:tc>
      </w:tr>
    </w:tbl>
    <w:p w14:paraId="02516C81" w14:textId="77777777" w:rsidR="00761014" w:rsidRPr="00761014" w:rsidRDefault="00761014">
      <w:pPr>
        <w:rPr>
          <w:lang w:val="uk-UA"/>
        </w:rPr>
      </w:pPr>
    </w:p>
    <w:sectPr w:rsidR="00761014" w:rsidRPr="00761014" w:rsidSect="00142D07">
      <w:footerReference w:type="default" r:id="rId8"/>
      <w:pgSz w:w="11906" w:h="16838"/>
      <w:pgMar w:top="851" w:right="851" w:bottom="85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766C8" w14:textId="77777777" w:rsidR="00E76E72" w:rsidRDefault="00E76E72" w:rsidP="00890594">
      <w:r>
        <w:separator/>
      </w:r>
    </w:p>
  </w:endnote>
  <w:endnote w:type="continuationSeparator" w:id="0">
    <w:p w14:paraId="20ECCE0B" w14:textId="77777777" w:rsidR="00E76E72" w:rsidRDefault="00E76E72" w:rsidP="008905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DINPro-Medium">
    <w:altName w:val="Calibri"/>
    <w:panose1 w:val="00000000000000000000"/>
    <w:charset w:val="00"/>
    <w:family w:val="auto"/>
    <w:notTrueType/>
    <w:pitch w:val="variable"/>
    <w:sig w:usb0="800002AF" w:usb1="4000206A" w:usb2="00000000" w:usb3="00000000" w:csb0="0000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D1376" w14:textId="77777777" w:rsidR="00890594" w:rsidRPr="00486B2E" w:rsidRDefault="00890594" w:rsidP="00890594">
    <w:pPr>
      <w:pStyle w:val="a7"/>
    </w:pPr>
    <w:r w:rsidRPr="00486B2E">
      <w:rPr>
        <w:b/>
        <w:bCs/>
        <w:lang w:val="uk-UA"/>
      </w:rPr>
      <w:t xml:space="preserve">ВИКОНАВЕЦЬ: </w:t>
    </w:r>
    <w:r w:rsidRPr="00486B2E">
      <w:t xml:space="preserve">____________ </w:t>
    </w:r>
    <w:r w:rsidRPr="00486B2E">
      <w:tab/>
    </w:r>
    <w:r w:rsidRPr="00486B2E">
      <w:rPr>
        <w:lang w:val="uk-UA"/>
      </w:rPr>
      <w:t xml:space="preserve">                                                   </w:t>
    </w:r>
    <w:r w:rsidRPr="00486B2E">
      <w:rPr>
        <w:b/>
        <w:bCs/>
        <w:lang w:val="uk-UA"/>
      </w:rPr>
      <w:t xml:space="preserve">ЗАМОВНИК: </w:t>
    </w:r>
    <w:r w:rsidRPr="00486B2E">
      <w:t>_________________</w:t>
    </w:r>
  </w:p>
  <w:p w14:paraId="3620490B" w14:textId="77777777" w:rsidR="00890594" w:rsidRPr="00890594" w:rsidRDefault="00890594" w:rsidP="00890594">
    <w:pPr>
      <w:pStyle w:val="a7"/>
      <w:jc w:val="center"/>
      <w:rPr>
        <w:lang w:val="en-US"/>
      </w:rPr>
    </w:pPr>
    <w:r w:rsidRPr="00486B2E">
      <w:rPr>
        <w:lang w:val="uk-UA"/>
      </w:rPr>
      <w:t>С</w:t>
    </w:r>
    <w:r w:rsidRPr="00486B2E">
      <w:t xml:space="preserve">торінка </w:t>
    </w:r>
    <w:r w:rsidR="004B7F70" w:rsidRPr="00486B2E">
      <w:fldChar w:fldCharType="begin"/>
    </w:r>
    <w:r w:rsidRPr="00486B2E">
      <w:instrText xml:space="preserve"> PAGE </w:instrText>
    </w:r>
    <w:r w:rsidR="004B7F70" w:rsidRPr="00486B2E">
      <w:fldChar w:fldCharType="separate"/>
    </w:r>
    <w:r w:rsidR="000202D7">
      <w:rPr>
        <w:noProof/>
      </w:rPr>
      <w:t>1</w:t>
    </w:r>
    <w:r w:rsidR="004B7F70" w:rsidRPr="00486B2E">
      <w:fldChar w:fldCharType="end"/>
    </w:r>
    <w:r w:rsidRPr="00486B2E">
      <w:t xml:space="preserve"> з </w:t>
    </w:r>
    <w:r w:rsidR="004B7F70" w:rsidRPr="00486B2E">
      <w:fldChar w:fldCharType="begin"/>
    </w:r>
    <w:r w:rsidRPr="00486B2E">
      <w:instrText xml:space="preserve"> NUMPAGES </w:instrText>
    </w:r>
    <w:r w:rsidR="004B7F70" w:rsidRPr="00486B2E">
      <w:fldChar w:fldCharType="separate"/>
    </w:r>
    <w:r w:rsidR="000202D7">
      <w:rPr>
        <w:noProof/>
      </w:rPr>
      <w:t>7</w:t>
    </w:r>
    <w:r w:rsidR="004B7F70" w:rsidRPr="00486B2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719DA" w14:textId="77777777" w:rsidR="00E76E72" w:rsidRDefault="00E76E72" w:rsidP="00890594">
      <w:r>
        <w:separator/>
      </w:r>
    </w:p>
  </w:footnote>
  <w:footnote w:type="continuationSeparator" w:id="0">
    <w:p w14:paraId="4E14CE46" w14:textId="77777777" w:rsidR="00E76E72" w:rsidRDefault="00E76E72" w:rsidP="008905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EEC7A78"/>
    <w:multiLevelType w:val="hybridMultilevel"/>
    <w:tmpl w:val="0ED8DF76"/>
    <w:lvl w:ilvl="0" w:tplc="0DD4E782">
      <w:start w:val="1"/>
      <w:numFmt w:val="decimal"/>
      <w:lvlText w:val="%1."/>
      <w:lvlJc w:val="left"/>
      <w:pPr>
        <w:ind w:left="-4" w:hanging="705"/>
      </w:pPr>
      <w:rPr>
        <w:rFonts w:hint="default"/>
        <w:color w:val="000000"/>
      </w:rPr>
    </w:lvl>
    <w:lvl w:ilvl="1" w:tplc="04190019" w:tentative="1">
      <w:start w:val="1"/>
      <w:numFmt w:val="lowerLetter"/>
      <w:lvlText w:val="%2."/>
      <w:lvlJc w:val="left"/>
      <w:pPr>
        <w:ind w:left="371" w:hanging="360"/>
      </w:pPr>
    </w:lvl>
    <w:lvl w:ilvl="2" w:tplc="0419001B" w:tentative="1">
      <w:start w:val="1"/>
      <w:numFmt w:val="lowerRoman"/>
      <w:lvlText w:val="%3."/>
      <w:lvlJc w:val="right"/>
      <w:pPr>
        <w:ind w:left="1091" w:hanging="180"/>
      </w:pPr>
    </w:lvl>
    <w:lvl w:ilvl="3" w:tplc="0419000F" w:tentative="1">
      <w:start w:val="1"/>
      <w:numFmt w:val="decimal"/>
      <w:lvlText w:val="%4."/>
      <w:lvlJc w:val="left"/>
      <w:pPr>
        <w:ind w:left="1811" w:hanging="360"/>
      </w:pPr>
    </w:lvl>
    <w:lvl w:ilvl="4" w:tplc="04190019" w:tentative="1">
      <w:start w:val="1"/>
      <w:numFmt w:val="lowerLetter"/>
      <w:lvlText w:val="%5."/>
      <w:lvlJc w:val="left"/>
      <w:pPr>
        <w:ind w:left="2531" w:hanging="360"/>
      </w:pPr>
    </w:lvl>
    <w:lvl w:ilvl="5" w:tplc="0419001B" w:tentative="1">
      <w:start w:val="1"/>
      <w:numFmt w:val="lowerRoman"/>
      <w:lvlText w:val="%6."/>
      <w:lvlJc w:val="right"/>
      <w:pPr>
        <w:ind w:left="3251" w:hanging="180"/>
      </w:pPr>
    </w:lvl>
    <w:lvl w:ilvl="6" w:tplc="0419000F" w:tentative="1">
      <w:start w:val="1"/>
      <w:numFmt w:val="decimal"/>
      <w:lvlText w:val="%7."/>
      <w:lvlJc w:val="left"/>
      <w:pPr>
        <w:ind w:left="3971" w:hanging="360"/>
      </w:pPr>
    </w:lvl>
    <w:lvl w:ilvl="7" w:tplc="04190019" w:tentative="1">
      <w:start w:val="1"/>
      <w:numFmt w:val="lowerLetter"/>
      <w:lvlText w:val="%8."/>
      <w:lvlJc w:val="left"/>
      <w:pPr>
        <w:ind w:left="4691" w:hanging="360"/>
      </w:pPr>
    </w:lvl>
    <w:lvl w:ilvl="8" w:tplc="0419001B" w:tentative="1">
      <w:start w:val="1"/>
      <w:numFmt w:val="lowerRoman"/>
      <w:lvlText w:val="%9."/>
      <w:lvlJc w:val="right"/>
      <w:pPr>
        <w:ind w:left="5411" w:hanging="180"/>
      </w:pPr>
    </w:lvl>
  </w:abstractNum>
  <w:abstractNum w:abstractNumId="2" w15:restartNumberingAfterBreak="0">
    <w:nsid w:val="527766FA"/>
    <w:multiLevelType w:val="hybridMultilevel"/>
    <w:tmpl w:val="112AB798"/>
    <w:lvl w:ilvl="0" w:tplc="0E4CDE12">
      <w:numFmt w:val="bullet"/>
      <w:lvlText w:val="-"/>
      <w:lvlJc w:val="left"/>
      <w:pPr>
        <w:ind w:left="390" w:hanging="360"/>
      </w:pPr>
      <w:rPr>
        <w:rFonts w:ascii="DINPro-Medium" w:eastAsia="Times New Roman" w:hAnsi="DINPro-Medium" w:cs="Times New Roman" w:hint="default"/>
      </w:rPr>
    </w:lvl>
    <w:lvl w:ilvl="1" w:tplc="04090003" w:tentative="1">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3" w15:restartNumberingAfterBreak="0">
    <w:nsid w:val="5C1D0C53"/>
    <w:multiLevelType w:val="hybridMultilevel"/>
    <w:tmpl w:val="FA866D06"/>
    <w:lvl w:ilvl="0" w:tplc="D94CEC9C">
      <w:start w:val="1"/>
      <w:numFmt w:val="bullet"/>
      <w:lvlText w:val=""/>
      <w:lvlJc w:val="left"/>
      <w:pPr>
        <w:ind w:left="284" w:hanging="28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7F450A1"/>
    <w:multiLevelType w:val="hybridMultilevel"/>
    <w:tmpl w:val="FA4A8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 w:numId="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indep">
    <w15:presenceInfo w15:providerId="None" w15:userId="Finde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DA99D4E"/>
    <w:rsid w:val="000202D7"/>
    <w:rsid w:val="000910D1"/>
    <w:rsid w:val="00095137"/>
    <w:rsid w:val="000A0012"/>
    <w:rsid w:val="000A3A27"/>
    <w:rsid w:val="000A70B5"/>
    <w:rsid w:val="000D06D7"/>
    <w:rsid w:val="000F050F"/>
    <w:rsid w:val="00113DB2"/>
    <w:rsid w:val="001141EA"/>
    <w:rsid w:val="00130B78"/>
    <w:rsid w:val="00142D07"/>
    <w:rsid w:val="001D5CA7"/>
    <w:rsid w:val="001E2FC2"/>
    <w:rsid w:val="001F68CA"/>
    <w:rsid w:val="00216836"/>
    <w:rsid w:val="00236B6A"/>
    <w:rsid w:val="0025497B"/>
    <w:rsid w:val="00266D9E"/>
    <w:rsid w:val="00271396"/>
    <w:rsid w:val="002B71B2"/>
    <w:rsid w:val="002E16C7"/>
    <w:rsid w:val="00310113"/>
    <w:rsid w:val="00364D5B"/>
    <w:rsid w:val="0037522F"/>
    <w:rsid w:val="003B0A10"/>
    <w:rsid w:val="003C0734"/>
    <w:rsid w:val="003C200E"/>
    <w:rsid w:val="003F59E4"/>
    <w:rsid w:val="0040380D"/>
    <w:rsid w:val="00471B56"/>
    <w:rsid w:val="00486B2E"/>
    <w:rsid w:val="004A7C8C"/>
    <w:rsid w:val="004B6F97"/>
    <w:rsid w:val="004B7F70"/>
    <w:rsid w:val="004C7390"/>
    <w:rsid w:val="00584B2B"/>
    <w:rsid w:val="005A1DC3"/>
    <w:rsid w:val="005A2583"/>
    <w:rsid w:val="005D5CDA"/>
    <w:rsid w:val="0062106B"/>
    <w:rsid w:val="0064606C"/>
    <w:rsid w:val="0065466C"/>
    <w:rsid w:val="00656DB4"/>
    <w:rsid w:val="00677015"/>
    <w:rsid w:val="006A34A2"/>
    <w:rsid w:val="006A608B"/>
    <w:rsid w:val="006B362A"/>
    <w:rsid w:val="006C34E8"/>
    <w:rsid w:val="00761014"/>
    <w:rsid w:val="00791248"/>
    <w:rsid w:val="007A6229"/>
    <w:rsid w:val="007C332D"/>
    <w:rsid w:val="007D053A"/>
    <w:rsid w:val="007F501D"/>
    <w:rsid w:val="008135FF"/>
    <w:rsid w:val="00823F84"/>
    <w:rsid w:val="00832E87"/>
    <w:rsid w:val="0085053A"/>
    <w:rsid w:val="00866FD8"/>
    <w:rsid w:val="00890594"/>
    <w:rsid w:val="008B3C9D"/>
    <w:rsid w:val="00923538"/>
    <w:rsid w:val="0092398A"/>
    <w:rsid w:val="00A6259A"/>
    <w:rsid w:val="00A742B5"/>
    <w:rsid w:val="00AF6806"/>
    <w:rsid w:val="00B05146"/>
    <w:rsid w:val="00B14794"/>
    <w:rsid w:val="00B5691B"/>
    <w:rsid w:val="00B61050"/>
    <w:rsid w:val="00B67360"/>
    <w:rsid w:val="00BB55D3"/>
    <w:rsid w:val="00BE1B7F"/>
    <w:rsid w:val="00C252EE"/>
    <w:rsid w:val="00C73FFC"/>
    <w:rsid w:val="00C859CC"/>
    <w:rsid w:val="00C903DB"/>
    <w:rsid w:val="00CE2AF2"/>
    <w:rsid w:val="00CF06EF"/>
    <w:rsid w:val="00CF5EFD"/>
    <w:rsid w:val="00D06023"/>
    <w:rsid w:val="00D72841"/>
    <w:rsid w:val="00E27D31"/>
    <w:rsid w:val="00E76E72"/>
    <w:rsid w:val="00EB33E2"/>
    <w:rsid w:val="00ED09C0"/>
    <w:rsid w:val="00F807C1"/>
    <w:rsid w:val="00FB0AF8"/>
    <w:rsid w:val="00FB0D02"/>
    <w:rsid w:val="00FB61A3"/>
    <w:rsid w:val="5DA99D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C87131F"/>
  <w15:docId w15:val="{9A16A99C-EA41-46D1-B485-63571BFA6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7F70"/>
    <w:pPr>
      <w:suppressAutoHyphens/>
    </w:pPr>
    <w:rPr>
      <w:lang w:val="ru-RU" w:eastAsia="zh-CN"/>
    </w:rPr>
  </w:style>
  <w:style w:type="paragraph" w:styleId="2">
    <w:name w:val="heading 2"/>
    <w:basedOn w:val="a"/>
    <w:next w:val="a"/>
    <w:qFormat/>
    <w:rsid w:val="004B7F70"/>
    <w:pPr>
      <w:keepNext/>
      <w:numPr>
        <w:ilvl w:val="1"/>
        <w:numId w:val="1"/>
      </w:numPr>
      <w:jc w:val="right"/>
      <w:outlineLvl w:val="1"/>
    </w:pPr>
    <w:rPr>
      <w:rFonts w:eastAsia="Calibri"/>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сновной шрифт абзаца1"/>
    <w:rsid w:val="004B7F70"/>
  </w:style>
  <w:style w:type="character" w:customStyle="1" w:styleId="a3">
    <w:name w:val="Нижний колонтитул Знак"/>
    <w:uiPriority w:val="99"/>
    <w:rsid w:val="004B7F70"/>
    <w:rPr>
      <w:lang w:val="ru-RU" w:bidi="ar-SA"/>
    </w:rPr>
  </w:style>
  <w:style w:type="character" w:customStyle="1" w:styleId="20">
    <w:name w:val="Заголовок 2 Знак"/>
    <w:rsid w:val="004B7F70"/>
    <w:rPr>
      <w:rFonts w:eastAsia="Calibri"/>
      <w:b/>
      <w:sz w:val="24"/>
      <w:lang w:val="ru-RU"/>
    </w:rPr>
  </w:style>
  <w:style w:type="paragraph" w:customStyle="1" w:styleId="Heading">
    <w:name w:val="Heading"/>
    <w:basedOn w:val="a"/>
    <w:next w:val="a4"/>
    <w:rsid w:val="004B7F70"/>
    <w:pPr>
      <w:keepNext/>
      <w:spacing w:before="240" w:after="120"/>
    </w:pPr>
    <w:rPr>
      <w:rFonts w:ascii="Liberation Sans" w:eastAsia="Microsoft YaHei" w:hAnsi="Liberation Sans" w:cs="Mangal"/>
      <w:sz w:val="28"/>
      <w:szCs w:val="28"/>
    </w:rPr>
  </w:style>
  <w:style w:type="paragraph" w:styleId="a4">
    <w:name w:val="Body Text"/>
    <w:basedOn w:val="a"/>
    <w:rsid w:val="004B7F70"/>
    <w:pPr>
      <w:spacing w:after="140" w:line="288" w:lineRule="auto"/>
    </w:pPr>
  </w:style>
  <w:style w:type="paragraph" w:styleId="a5">
    <w:name w:val="List"/>
    <w:basedOn w:val="a4"/>
    <w:rsid w:val="004B7F70"/>
    <w:rPr>
      <w:rFonts w:cs="Mangal"/>
    </w:rPr>
  </w:style>
  <w:style w:type="paragraph" w:styleId="a6">
    <w:name w:val="caption"/>
    <w:basedOn w:val="a"/>
    <w:qFormat/>
    <w:rsid w:val="004B7F70"/>
    <w:pPr>
      <w:suppressLineNumbers/>
      <w:spacing w:before="120" w:after="120"/>
    </w:pPr>
    <w:rPr>
      <w:rFonts w:cs="Mangal"/>
      <w:i/>
      <w:iCs/>
      <w:sz w:val="24"/>
      <w:szCs w:val="24"/>
    </w:rPr>
  </w:style>
  <w:style w:type="paragraph" w:customStyle="1" w:styleId="Index">
    <w:name w:val="Index"/>
    <w:basedOn w:val="a"/>
    <w:rsid w:val="004B7F70"/>
    <w:pPr>
      <w:suppressLineNumbers/>
    </w:pPr>
    <w:rPr>
      <w:rFonts w:cs="Mangal"/>
    </w:rPr>
  </w:style>
  <w:style w:type="paragraph" w:styleId="a7">
    <w:name w:val="footer"/>
    <w:basedOn w:val="a"/>
    <w:uiPriority w:val="99"/>
    <w:rsid w:val="004B7F70"/>
    <w:pPr>
      <w:tabs>
        <w:tab w:val="center" w:pos="4677"/>
        <w:tab w:val="right" w:pos="9355"/>
      </w:tabs>
    </w:pPr>
  </w:style>
  <w:style w:type="paragraph" w:styleId="a8">
    <w:name w:val="Body Text Indent"/>
    <w:basedOn w:val="a"/>
    <w:rsid w:val="004B7F70"/>
    <w:pPr>
      <w:ind w:right="-766" w:firstLine="709"/>
      <w:jc w:val="both"/>
    </w:pPr>
    <w:rPr>
      <w:sz w:val="24"/>
    </w:rPr>
  </w:style>
  <w:style w:type="paragraph" w:customStyle="1" w:styleId="21">
    <w:name w:val="Основной текст 21"/>
    <w:basedOn w:val="a"/>
    <w:rsid w:val="004B7F70"/>
    <w:pPr>
      <w:spacing w:after="120" w:line="480" w:lineRule="auto"/>
    </w:pPr>
  </w:style>
  <w:style w:type="paragraph" w:customStyle="1" w:styleId="LO-Normal">
    <w:name w:val="LO-Normal"/>
    <w:rsid w:val="004B7F70"/>
    <w:pPr>
      <w:suppressAutoHyphens/>
    </w:pPr>
    <w:rPr>
      <w:lang w:val="en-GB" w:eastAsia="zh-CN"/>
    </w:rPr>
  </w:style>
  <w:style w:type="paragraph" w:customStyle="1" w:styleId="Style3">
    <w:name w:val="Style3"/>
    <w:basedOn w:val="a"/>
    <w:rsid w:val="004B7F70"/>
    <w:pPr>
      <w:widowControl w:val="0"/>
      <w:autoSpaceDE w:val="0"/>
      <w:spacing w:line="264" w:lineRule="exact"/>
      <w:ind w:firstLine="422"/>
      <w:jc w:val="both"/>
    </w:pPr>
    <w:rPr>
      <w:sz w:val="24"/>
      <w:szCs w:val="24"/>
    </w:rPr>
  </w:style>
  <w:style w:type="paragraph" w:customStyle="1" w:styleId="Style10">
    <w:name w:val="Style10"/>
    <w:basedOn w:val="a"/>
    <w:rsid w:val="004B7F70"/>
    <w:pPr>
      <w:widowControl w:val="0"/>
      <w:autoSpaceDE w:val="0"/>
    </w:pPr>
    <w:rPr>
      <w:sz w:val="24"/>
      <w:szCs w:val="24"/>
    </w:rPr>
  </w:style>
  <w:style w:type="paragraph" w:customStyle="1" w:styleId="Style9">
    <w:name w:val="Style9"/>
    <w:basedOn w:val="a"/>
    <w:rsid w:val="004B7F70"/>
    <w:pPr>
      <w:widowControl w:val="0"/>
      <w:autoSpaceDE w:val="0"/>
      <w:spacing w:line="262" w:lineRule="exact"/>
      <w:ind w:firstLine="173"/>
    </w:pPr>
    <w:rPr>
      <w:sz w:val="24"/>
      <w:szCs w:val="24"/>
    </w:rPr>
  </w:style>
  <w:style w:type="paragraph" w:customStyle="1" w:styleId="Style12">
    <w:name w:val="Style12"/>
    <w:basedOn w:val="a"/>
    <w:rsid w:val="004B7F70"/>
    <w:pPr>
      <w:widowControl w:val="0"/>
      <w:autoSpaceDE w:val="0"/>
      <w:spacing w:line="259" w:lineRule="exact"/>
      <w:ind w:firstLine="154"/>
      <w:jc w:val="both"/>
    </w:pPr>
    <w:rPr>
      <w:sz w:val="24"/>
      <w:szCs w:val="24"/>
    </w:rPr>
  </w:style>
  <w:style w:type="paragraph" w:customStyle="1" w:styleId="Style13">
    <w:name w:val="Style13"/>
    <w:basedOn w:val="a"/>
    <w:rsid w:val="004B7F70"/>
    <w:pPr>
      <w:widowControl w:val="0"/>
      <w:autoSpaceDE w:val="0"/>
    </w:pPr>
    <w:rPr>
      <w:sz w:val="24"/>
      <w:szCs w:val="24"/>
    </w:rPr>
  </w:style>
  <w:style w:type="paragraph" w:customStyle="1" w:styleId="Style14">
    <w:name w:val="Style14"/>
    <w:basedOn w:val="a"/>
    <w:rsid w:val="004B7F70"/>
    <w:pPr>
      <w:widowControl w:val="0"/>
      <w:autoSpaceDE w:val="0"/>
      <w:spacing w:line="260" w:lineRule="exact"/>
      <w:ind w:firstLine="163"/>
      <w:jc w:val="both"/>
    </w:pPr>
    <w:rPr>
      <w:sz w:val="24"/>
      <w:szCs w:val="24"/>
    </w:rPr>
  </w:style>
  <w:style w:type="paragraph" w:customStyle="1" w:styleId="Style15">
    <w:name w:val="Style15"/>
    <w:basedOn w:val="a"/>
    <w:rsid w:val="004B7F70"/>
    <w:pPr>
      <w:widowControl w:val="0"/>
      <w:autoSpaceDE w:val="0"/>
    </w:pPr>
    <w:rPr>
      <w:sz w:val="24"/>
      <w:szCs w:val="24"/>
    </w:rPr>
  </w:style>
  <w:style w:type="paragraph" w:customStyle="1" w:styleId="10">
    <w:name w:val="Без интервала1"/>
    <w:rsid w:val="004B7F70"/>
    <w:pPr>
      <w:suppressAutoHyphens/>
    </w:pPr>
    <w:rPr>
      <w:rFonts w:ascii="Calibri" w:eastAsia="Calibri" w:hAnsi="Calibri" w:cs="Calibri"/>
      <w:sz w:val="22"/>
      <w:szCs w:val="22"/>
      <w:lang w:val="ru-RU" w:eastAsia="zh-CN"/>
    </w:rPr>
  </w:style>
  <w:style w:type="paragraph" w:customStyle="1" w:styleId="TableContents">
    <w:name w:val="Table Contents"/>
    <w:basedOn w:val="a"/>
    <w:rsid w:val="004B7F70"/>
    <w:pPr>
      <w:suppressLineNumbers/>
    </w:pPr>
  </w:style>
  <w:style w:type="paragraph" w:customStyle="1" w:styleId="TableHeading">
    <w:name w:val="Table Heading"/>
    <w:basedOn w:val="TableContents"/>
    <w:rsid w:val="004B7F70"/>
    <w:pPr>
      <w:jc w:val="center"/>
    </w:pPr>
    <w:rPr>
      <w:b/>
      <w:bCs/>
    </w:rPr>
  </w:style>
  <w:style w:type="paragraph" w:styleId="a9">
    <w:name w:val="Balloon Text"/>
    <w:basedOn w:val="a"/>
    <w:link w:val="aa"/>
    <w:uiPriority w:val="99"/>
    <w:semiHidden/>
    <w:unhideWhenUsed/>
    <w:rsid w:val="00142D07"/>
    <w:rPr>
      <w:rFonts w:ascii="Tahoma" w:hAnsi="Tahoma" w:cs="Tahoma"/>
      <w:sz w:val="16"/>
      <w:szCs w:val="16"/>
    </w:rPr>
  </w:style>
  <w:style w:type="character" w:customStyle="1" w:styleId="aa">
    <w:name w:val="Текст выноски Знак"/>
    <w:basedOn w:val="a0"/>
    <w:link w:val="a9"/>
    <w:uiPriority w:val="99"/>
    <w:semiHidden/>
    <w:rsid w:val="00142D07"/>
    <w:rPr>
      <w:rFonts w:ascii="Tahoma" w:hAnsi="Tahoma" w:cs="Tahoma"/>
      <w:sz w:val="16"/>
      <w:szCs w:val="16"/>
      <w:lang w:val="ru-RU" w:eastAsia="zh-CN"/>
    </w:rPr>
  </w:style>
  <w:style w:type="paragraph" w:styleId="ab">
    <w:name w:val="header"/>
    <w:basedOn w:val="a"/>
    <w:link w:val="ac"/>
    <w:uiPriority w:val="99"/>
    <w:unhideWhenUsed/>
    <w:rsid w:val="00890594"/>
    <w:pPr>
      <w:tabs>
        <w:tab w:val="center" w:pos="4677"/>
        <w:tab w:val="right" w:pos="9355"/>
      </w:tabs>
    </w:pPr>
  </w:style>
  <w:style w:type="character" w:customStyle="1" w:styleId="ac">
    <w:name w:val="Верхний колонтитул Знак"/>
    <w:basedOn w:val="a0"/>
    <w:link w:val="ab"/>
    <w:uiPriority w:val="99"/>
    <w:rsid w:val="00890594"/>
    <w:rPr>
      <w:lang w:val="ru-RU" w:eastAsia="zh-CN"/>
    </w:rPr>
  </w:style>
  <w:style w:type="paragraph" w:styleId="ad">
    <w:name w:val="No Spacing"/>
    <w:uiPriority w:val="1"/>
    <w:qFormat/>
    <w:rsid w:val="00D06023"/>
    <w:pPr>
      <w:suppressAutoHyphens/>
    </w:pPr>
    <w:rPr>
      <w:lang w:val="ru-RU" w:eastAsia="zh-CN"/>
    </w:rPr>
  </w:style>
  <w:style w:type="character" w:customStyle="1" w:styleId="xfm89964221">
    <w:name w:val="xfm_89964221"/>
    <w:basedOn w:val="a0"/>
    <w:rsid w:val="000A0012"/>
  </w:style>
  <w:style w:type="paragraph" w:styleId="ae">
    <w:name w:val="Revision"/>
    <w:hidden/>
    <w:uiPriority w:val="99"/>
    <w:semiHidden/>
    <w:rsid w:val="00C252EE"/>
    <w:rPr>
      <w:lang w:val="ru-RU" w:eastAsia="zh-CN"/>
    </w:rPr>
  </w:style>
  <w:style w:type="character" w:styleId="af">
    <w:name w:val="Hyperlink"/>
    <w:uiPriority w:val="99"/>
    <w:unhideWhenUsed/>
    <w:rsid w:val="00761014"/>
    <w:rPr>
      <w:color w:val="0563C1"/>
      <w:u w:val="single"/>
    </w:rPr>
  </w:style>
  <w:style w:type="paragraph" w:styleId="af0">
    <w:name w:val="List Paragraph"/>
    <w:basedOn w:val="a"/>
    <w:uiPriority w:val="34"/>
    <w:qFormat/>
    <w:rsid w:val="00761014"/>
    <w:pPr>
      <w:suppressAutoHyphens w:val="0"/>
      <w:ind w:left="720"/>
      <w:contextualSpacing/>
    </w:pPr>
    <w:rPr>
      <w:rFonts w:ascii="Calibri" w:eastAsia="Calibri" w:hAnsi="Calibri"/>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703185">
      <w:bodyDiv w:val="1"/>
      <w:marLeft w:val="0"/>
      <w:marRight w:val="0"/>
      <w:marTop w:val="0"/>
      <w:marBottom w:val="0"/>
      <w:divBdr>
        <w:top w:val="none" w:sz="0" w:space="0" w:color="auto"/>
        <w:left w:val="none" w:sz="0" w:space="0" w:color="auto"/>
        <w:bottom w:val="none" w:sz="0" w:space="0" w:color="auto"/>
        <w:right w:val="none" w:sz="0" w:space="0" w:color="auto"/>
      </w:divBdr>
      <w:divsChild>
        <w:div w:id="1281299378">
          <w:marLeft w:val="0"/>
          <w:marRight w:val="0"/>
          <w:marTop w:val="0"/>
          <w:marBottom w:val="0"/>
          <w:divBdr>
            <w:top w:val="none" w:sz="0" w:space="0" w:color="auto"/>
            <w:left w:val="none" w:sz="0" w:space="0" w:color="auto"/>
            <w:bottom w:val="none" w:sz="0" w:space="0" w:color="auto"/>
            <w:right w:val="none" w:sz="0" w:space="0" w:color="auto"/>
          </w:divBdr>
        </w:div>
      </w:divsChild>
    </w:div>
    <w:div w:id="962493633">
      <w:bodyDiv w:val="1"/>
      <w:marLeft w:val="0"/>
      <w:marRight w:val="0"/>
      <w:marTop w:val="0"/>
      <w:marBottom w:val="0"/>
      <w:divBdr>
        <w:top w:val="none" w:sz="0" w:space="0" w:color="auto"/>
        <w:left w:val="none" w:sz="0" w:space="0" w:color="auto"/>
        <w:bottom w:val="none" w:sz="0" w:space="0" w:color="auto"/>
        <w:right w:val="none" w:sz="0" w:space="0" w:color="auto"/>
      </w:divBdr>
      <w:divsChild>
        <w:div w:id="256864478">
          <w:marLeft w:val="0"/>
          <w:marRight w:val="0"/>
          <w:marTop w:val="0"/>
          <w:marBottom w:val="0"/>
          <w:divBdr>
            <w:top w:val="none" w:sz="0" w:space="0" w:color="auto"/>
            <w:left w:val="none" w:sz="0" w:space="0" w:color="auto"/>
            <w:bottom w:val="none" w:sz="0" w:space="0" w:color="auto"/>
            <w:right w:val="none" w:sz="0" w:space="0" w:color="auto"/>
          </w:divBdr>
        </w:div>
        <w:div w:id="374934825">
          <w:marLeft w:val="0"/>
          <w:marRight w:val="0"/>
          <w:marTop w:val="0"/>
          <w:marBottom w:val="0"/>
          <w:divBdr>
            <w:top w:val="none" w:sz="0" w:space="0" w:color="auto"/>
            <w:left w:val="none" w:sz="0" w:space="0" w:color="auto"/>
            <w:bottom w:val="none" w:sz="0" w:space="0" w:color="auto"/>
            <w:right w:val="none" w:sz="0" w:space="0" w:color="auto"/>
          </w:divBdr>
        </w:div>
        <w:div w:id="1871188866">
          <w:marLeft w:val="0"/>
          <w:marRight w:val="0"/>
          <w:marTop w:val="0"/>
          <w:marBottom w:val="0"/>
          <w:divBdr>
            <w:top w:val="none" w:sz="0" w:space="0" w:color="auto"/>
            <w:left w:val="none" w:sz="0" w:space="0" w:color="auto"/>
            <w:bottom w:val="none" w:sz="0" w:space="0" w:color="auto"/>
            <w:right w:val="none" w:sz="0" w:space="0" w:color="auto"/>
          </w:divBdr>
        </w:div>
        <w:div w:id="1989087548">
          <w:marLeft w:val="0"/>
          <w:marRight w:val="0"/>
          <w:marTop w:val="0"/>
          <w:marBottom w:val="0"/>
          <w:divBdr>
            <w:top w:val="none" w:sz="0" w:space="0" w:color="auto"/>
            <w:left w:val="none" w:sz="0" w:space="0" w:color="auto"/>
            <w:bottom w:val="none" w:sz="0" w:space="0" w:color="auto"/>
            <w:right w:val="none" w:sz="0" w:space="0" w:color="auto"/>
          </w:divBdr>
        </w:div>
      </w:divsChild>
    </w:div>
    <w:div w:id="2141528837">
      <w:bodyDiv w:val="1"/>
      <w:marLeft w:val="0"/>
      <w:marRight w:val="0"/>
      <w:marTop w:val="0"/>
      <w:marBottom w:val="0"/>
      <w:divBdr>
        <w:top w:val="none" w:sz="0" w:space="0" w:color="auto"/>
        <w:left w:val="none" w:sz="0" w:space="0" w:color="auto"/>
        <w:bottom w:val="none" w:sz="0" w:space="0" w:color="auto"/>
        <w:right w:val="none" w:sz="0" w:space="0" w:color="auto"/>
      </w:divBdr>
      <w:divsChild>
        <w:div w:id="4165566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9CE10-B1E0-48AB-A7B6-3896965B240D}">
  <ds:schemaRefs>
    <ds:schemaRef ds:uri="http://schemas.openxmlformats.org/officeDocument/2006/bibliography"/>
  </ds:schemaRefs>
</ds:datastoreItem>
</file>

<file path=docMetadata/LabelInfo.xml><?xml version="1.0" encoding="utf-8"?>
<clbl:labelList xmlns:clbl="http://schemas.microsoft.com/office/2020/mipLabelMetadata">
  <clbl:label id="{d0cb1e24-a0e2-4a4c-9340-733297c9cd7c}" enabled="1" method="Privileged" siteId="{db1e96a8-a3da-442a-930b-235cac24cd5c}" contentBits="0"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4</Pages>
  <Words>8995</Words>
  <Characters>5128</Characters>
  <Application>Microsoft Office Word</Application>
  <DocSecurity>0</DocSecurity>
  <Lines>42</Lines>
  <Paragraphs>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BON</dc:creator>
  <cp:lastModifiedBy>Serhii Muzychuk</cp:lastModifiedBy>
  <cp:revision>4</cp:revision>
  <cp:lastPrinted>2020-04-02T05:29:00Z</cp:lastPrinted>
  <dcterms:created xsi:type="dcterms:W3CDTF">2024-09-10T06:33:00Z</dcterms:created>
  <dcterms:modified xsi:type="dcterms:W3CDTF">2024-09-11T08:40:00Z</dcterms:modified>
</cp:coreProperties>
</file>